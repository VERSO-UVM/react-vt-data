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B4253" w14:textId="6EE31B31" w:rsidR="008604DC" w:rsidRPr="009D37F1" w:rsidRDefault="008604DC" w:rsidP="009D37F1">
      <w:pPr>
        <w:spacing w:line="240" w:lineRule="auto"/>
        <w:rPr>
          <w:b/>
          <w:bCs/>
        </w:rPr>
      </w:pPr>
      <w:r w:rsidRPr="009D37F1">
        <w:rPr>
          <w:b/>
          <w:bCs/>
        </w:rPr>
        <w:t xml:space="preserve">The Challenge of Rural Data: Setting the Stage for the Vermont Data Collaborative </w:t>
      </w:r>
    </w:p>
    <w:p w14:paraId="5CFFB2B3" w14:textId="203322DF" w:rsidR="008604DC" w:rsidRPr="009D37F1" w:rsidRDefault="001A63A5" w:rsidP="009D37F1">
      <w:pPr>
        <w:spacing w:line="240" w:lineRule="auto"/>
      </w:pPr>
      <w:r>
        <w:t>August</w:t>
      </w:r>
      <w:r w:rsidR="008604DC" w:rsidRPr="009D37F1">
        <w:t xml:space="preserve"> 2026</w:t>
      </w:r>
    </w:p>
    <w:p w14:paraId="57396C80" w14:textId="21A9A15B" w:rsidR="008604DC" w:rsidRPr="009D37F1" w:rsidRDefault="008604DC" w:rsidP="002F5530">
      <w:pPr>
        <w:spacing w:line="240" w:lineRule="auto"/>
      </w:pPr>
      <w:r w:rsidRPr="009D37F1">
        <w:rPr>
          <w:b/>
          <w:bCs/>
        </w:rPr>
        <w:t>Introduction</w:t>
      </w:r>
      <w:r w:rsidRPr="009D37F1">
        <w:t xml:space="preserve"> </w:t>
      </w:r>
    </w:p>
    <w:p w14:paraId="3B13EE24" w14:textId="46769958" w:rsidR="00092C06" w:rsidRPr="009D37F1" w:rsidRDefault="003809AA" w:rsidP="009D37F1">
      <w:pPr>
        <w:spacing w:line="240" w:lineRule="auto"/>
      </w:pPr>
      <w:r>
        <w:t xml:space="preserve">In a </w:t>
      </w:r>
      <w:r w:rsidR="6CC44E1E">
        <w:t>rural community</w:t>
      </w:r>
      <w:r>
        <w:t xml:space="preserve"> of</w:t>
      </w:r>
      <w:r w:rsidR="005D69B1">
        <w:t xml:space="preserve"> 1,000 </w:t>
      </w:r>
      <w:r w:rsidR="56D42F9A">
        <w:t>Vermont</w:t>
      </w:r>
      <w:r w:rsidR="523898F9">
        <w:t>ers</w:t>
      </w:r>
      <w:r w:rsidR="005D69B1">
        <w:t xml:space="preserve">, </w:t>
      </w:r>
      <w:r w:rsidR="00451BE7">
        <w:t xml:space="preserve">accurate analysis of population demographics </w:t>
      </w:r>
      <w:r w:rsidR="00DB25BA">
        <w:t xml:space="preserve">can </w:t>
      </w:r>
      <w:r w:rsidR="656EE0F8">
        <w:t>mean</w:t>
      </w:r>
      <w:r w:rsidR="00DB25BA">
        <w:t xml:space="preserve"> the difference between </w:t>
      </w:r>
      <w:r w:rsidR="00821F47">
        <w:t xml:space="preserve">eligibility for </w:t>
      </w:r>
      <w:r w:rsidR="00DB25BA">
        <w:t xml:space="preserve">a grant that </w:t>
      </w:r>
      <w:r w:rsidR="007C13D1">
        <w:t xml:space="preserve">supports essential infrastructure like building roads or </w:t>
      </w:r>
      <w:r w:rsidR="008F5727">
        <w:t>distribution of</w:t>
      </w:r>
      <w:r w:rsidR="007C13D1">
        <w:t xml:space="preserve"> federal aid</w:t>
      </w:r>
      <w:r w:rsidR="00D461D3">
        <w:t>. Federal and state data determine who qualifies for what</w:t>
      </w:r>
      <w:r w:rsidR="00926F49">
        <w:t xml:space="preserve">, and rural communities </w:t>
      </w:r>
      <w:r w:rsidR="733C25E6">
        <w:t xml:space="preserve">with their smaller proportions of taxpayer funds </w:t>
      </w:r>
      <w:r w:rsidR="00926F49">
        <w:t xml:space="preserve">depend </w:t>
      </w:r>
      <w:r w:rsidR="00E72966">
        <w:t xml:space="preserve">on those programs more than most. </w:t>
      </w:r>
      <w:r w:rsidR="00DC610D">
        <w:t xml:space="preserve">Yet rural data is the least reliable: small populations </w:t>
      </w:r>
      <w:hyperlink r:id="rId8" w:anchor=":~:text=Why,population" w:history="1">
        <w:r w:rsidR="0049095E" w:rsidRPr="0049095E">
          <w:rPr>
            <w:rStyle w:val="Hyperlink"/>
          </w:rPr>
          <w:t>are harder to count</w:t>
        </w:r>
      </w:hyperlink>
      <w:r w:rsidR="00DC610D">
        <w:t xml:space="preserve">, survey </w:t>
      </w:r>
      <w:hyperlink r:id="rId9" w:history="1">
        <w:r w:rsidR="006E7B02" w:rsidRPr="006E7B02">
          <w:rPr>
            <w:rStyle w:val="Hyperlink"/>
          </w:rPr>
          <w:t>responses are falling</w:t>
        </w:r>
      </w:hyperlink>
      <w:r w:rsidR="00DC610D">
        <w:t xml:space="preserve">, and the local </w:t>
      </w:r>
      <w:r w:rsidR="00A80559">
        <w:t>ins</w:t>
      </w:r>
      <w:r w:rsidR="002D08A5">
        <w:t>titutions</w:t>
      </w:r>
      <w:r w:rsidR="00DC610D">
        <w:t xml:space="preserve"> </w:t>
      </w:r>
      <w:r w:rsidR="009C7D94">
        <w:t>that</w:t>
      </w:r>
      <w:r w:rsidR="00DC610D">
        <w:t xml:space="preserve"> put the numbers to work are</w:t>
      </w:r>
      <w:r w:rsidR="00DF1B06">
        <w:t xml:space="preserve"> </w:t>
      </w:r>
      <w:hyperlink r:id="rId10" w:history="1">
        <w:r w:rsidR="007331B1" w:rsidRPr="007331B1">
          <w:rPr>
            <w:rStyle w:val="Hyperlink"/>
          </w:rPr>
          <w:t>cash-strapped</w:t>
        </w:r>
      </w:hyperlink>
      <w:r w:rsidR="00DF1B06">
        <w:t xml:space="preserve"> and</w:t>
      </w:r>
      <w:r w:rsidR="00DC610D">
        <w:t xml:space="preserve"> </w:t>
      </w:r>
      <w:hyperlink r:id="rId11" w:anchor=":~:text=%E2%80%9CMany,start%2E%E2%80%9D" w:history="1">
        <w:r w:rsidR="005214B7" w:rsidRPr="005214B7">
          <w:rPr>
            <w:rStyle w:val="Hyperlink"/>
          </w:rPr>
          <w:t>overburdened</w:t>
        </w:r>
      </w:hyperlink>
      <w:r w:rsidR="00CF590F">
        <w:t xml:space="preserve">. </w:t>
      </w:r>
      <w:r w:rsidR="00835E90">
        <w:t xml:space="preserve">Vermont lives this </w:t>
      </w:r>
      <w:r w:rsidR="00BE5A61">
        <w:t xml:space="preserve">modern </w:t>
      </w:r>
      <w:r w:rsidR="00627F7D">
        <w:t>problem and</w:t>
      </w:r>
      <w:r w:rsidR="00835E90">
        <w:t xml:space="preserve"> </w:t>
      </w:r>
      <w:r w:rsidR="6388407C">
        <w:t xml:space="preserve">yet, </w:t>
      </w:r>
      <w:r w:rsidR="00835E90">
        <w:t xml:space="preserve">is </w:t>
      </w:r>
      <w:r w:rsidR="00176A0E">
        <w:t>well</w:t>
      </w:r>
      <w:r w:rsidR="00835E90">
        <w:t xml:space="preserve"> positioned to do something about it. </w:t>
      </w:r>
    </w:p>
    <w:p w14:paraId="0EAB281A" w14:textId="63D6A138" w:rsidR="008604DC" w:rsidRPr="009D37F1" w:rsidRDefault="008604DC" w:rsidP="009D37F1">
      <w:pPr>
        <w:spacing w:line="240" w:lineRule="auto"/>
        <w:rPr>
          <w:b/>
          <w:bCs/>
        </w:rPr>
      </w:pPr>
      <w:r w:rsidRPr="41270AD1">
        <w:rPr>
          <w:rStyle w:val="normaltextrun"/>
          <w:color w:val="000000" w:themeColor="text1"/>
        </w:rPr>
        <w:t xml:space="preserve">Access to and use of </w:t>
      </w:r>
      <w:r w:rsidR="004A7FE9">
        <w:rPr>
          <w:rStyle w:val="normaltextrun"/>
          <w:color w:val="000000" w:themeColor="text1"/>
        </w:rPr>
        <w:t>b</w:t>
      </w:r>
      <w:r w:rsidR="004A7FE9" w:rsidRPr="41270AD1">
        <w:rPr>
          <w:rStyle w:val="normaltextrun"/>
          <w:color w:val="000000" w:themeColor="text1"/>
        </w:rPr>
        <w:t>oth </w:t>
      </w:r>
      <w:hyperlink r:id="rId12">
        <w:r w:rsidR="004A7FE9" w:rsidRPr="41270AD1">
          <w:rPr>
            <w:rStyle w:val="normaltextrun"/>
            <w:rFonts w:cs="Segoe UI"/>
            <w:color w:val="467886"/>
            <w:u w:val="single"/>
          </w:rPr>
          <w:t>Federal</w:t>
        </w:r>
      </w:hyperlink>
      <w:r w:rsidR="004A7FE9" w:rsidRPr="41270AD1">
        <w:rPr>
          <w:rStyle w:val="normaltextrun"/>
          <w:color w:val="000000" w:themeColor="text1"/>
        </w:rPr>
        <w:t> and </w:t>
      </w:r>
      <w:hyperlink r:id="rId13">
        <w:r w:rsidR="004A7FE9" w:rsidRPr="41270AD1">
          <w:rPr>
            <w:rStyle w:val="normaltextrun"/>
            <w:rFonts w:cs="Segoe UI"/>
            <w:color w:val="467886"/>
            <w:u w:val="single"/>
          </w:rPr>
          <w:t>state</w:t>
        </w:r>
      </w:hyperlink>
      <w:r w:rsidR="004A7FE9" w:rsidRPr="41270AD1">
        <w:rPr>
          <w:rStyle w:val="normaltextrun"/>
          <w:color w:val="000000" w:themeColor="text1"/>
        </w:rPr>
        <w:t> data</w:t>
      </w:r>
      <w:r w:rsidRPr="41270AD1">
        <w:rPr>
          <w:rStyle w:val="normaltextrun"/>
          <w:color w:val="000000" w:themeColor="text1"/>
        </w:rPr>
        <w:t> is </w:t>
      </w:r>
      <w:r w:rsidR="0084642D">
        <w:rPr>
          <w:rStyle w:val="normaltextrun"/>
          <w:color w:val="000000" w:themeColor="text1"/>
        </w:rPr>
        <w:t>critical</w:t>
      </w:r>
      <w:r w:rsidRPr="41270AD1">
        <w:rPr>
          <w:rStyle w:val="normaltextrun"/>
          <w:color w:val="000000" w:themeColor="text1"/>
        </w:rPr>
        <w:t> for local stakeholders like state representatives, town officials, public administrators, nonprofits and businesses to support their communities. </w:t>
      </w:r>
      <w:r w:rsidR="00BE5A61" w:rsidRPr="41270AD1">
        <w:rPr>
          <w:rStyle w:val="normaltextrun"/>
          <w:color w:val="000000" w:themeColor="text1"/>
        </w:rPr>
        <w:t xml:space="preserve"> </w:t>
      </w:r>
    </w:p>
    <w:p w14:paraId="7247C635" w14:textId="77777777" w:rsidR="00C439C5" w:rsidRDefault="00443A63" w:rsidP="432F322D">
      <w:pPr>
        <w:spacing w:line="240" w:lineRule="auto"/>
        <w:rPr>
          <w:rStyle w:val="normaltextrun"/>
          <w:rFonts w:cs="Segoe UI"/>
          <w:color w:val="000000" w:themeColor="text1"/>
        </w:rPr>
      </w:pPr>
      <w:r w:rsidRPr="15970C4C">
        <w:rPr>
          <w:rStyle w:val="normaltextrun"/>
          <w:rFonts w:cs="Segoe UI"/>
          <w:color w:val="000000" w:themeColor="text1"/>
        </w:rPr>
        <w:t>The challenge of leveraging data in Vermont is not unique.</w:t>
      </w:r>
      <w:r w:rsidRPr="6EA1B87E">
        <w:rPr>
          <w:rStyle w:val="normaltextrun"/>
          <w:rFonts w:cs="Segoe UI"/>
          <w:color w:val="000000" w:themeColor="text1"/>
        </w:rPr>
        <w:t xml:space="preserve"> Across the country, rural places</w:t>
      </w:r>
      <w:r w:rsidR="00A53DA2" w:rsidRPr="15970C4C">
        <w:rPr>
          <w:rStyle w:val="normaltextrun"/>
          <w:rFonts w:cs="Segoe UI"/>
          <w:color w:val="000000" w:themeColor="text1"/>
        </w:rPr>
        <w:t xml:space="preserve"> share three problems. </w:t>
      </w:r>
      <w:r w:rsidR="07FDBA51" w:rsidRPr="3D633759">
        <w:rPr>
          <w:rStyle w:val="normaltextrun"/>
          <w:rFonts w:cs="Segoe UI"/>
          <w:color w:val="000000" w:themeColor="text1"/>
        </w:rPr>
        <w:t>First, o</w:t>
      </w:r>
      <w:r w:rsidR="1A76AC4A" w:rsidRPr="3D633759">
        <w:rPr>
          <w:rStyle w:val="normaltextrun"/>
          <w:rFonts w:cs="Segoe UI"/>
          <w:color w:val="000000" w:themeColor="text1"/>
        </w:rPr>
        <w:t>ur</w:t>
      </w:r>
      <w:r w:rsidR="00A53DA2" w:rsidRPr="15970C4C">
        <w:rPr>
          <w:rStyle w:val="normaltextrun"/>
          <w:rFonts w:cs="Segoe UI"/>
          <w:color w:val="000000" w:themeColor="text1"/>
        </w:rPr>
        <w:t xml:space="preserve"> populations are small enough that standard survey methods produce wider margins of error. </w:t>
      </w:r>
      <w:r w:rsidR="5F2F135E" w:rsidRPr="37E781E6">
        <w:rPr>
          <w:rStyle w:val="normaltextrun"/>
          <w:rFonts w:cs="Segoe UI"/>
          <w:color w:val="000000" w:themeColor="text1"/>
        </w:rPr>
        <w:t>Second, o</w:t>
      </w:r>
      <w:r w:rsidR="592535D7" w:rsidRPr="37E781E6">
        <w:rPr>
          <w:rStyle w:val="normaltextrun"/>
          <w:rFonts w:cs="Segoe UI"/>
          <w:color w:val="000000" w:themeColor="text1"/>
        </w:rPr>
        <w:t>ur</w:t>
      </w:r>
      <w:r w:rsidR="00A53DA2" w:rsidRPr="15970C4C">
        <w:rPr>
          <w:rStyle w:val="normaltextrun"/>
          <w:rFonts w:cs="Segoe UI"/>
          <w:color w:val="000000" w:themeColor="text1"/>
        </w:rPr>
        <w:t xml:space="preserve"> governments are small </w:t>
      </w:r>
      <w:r w:rsidR="009E4F21" w:rsidRPr="15970C4C">
        <w:rPr>
          <w:rStyle w:val="normaltextrun"/>
          <w:rFonts w:cs="Segoe UI"/>
          <w:color w:val="000000" w:themeColor="text1"/>
        </w:rPr>
        <w:t xml:space="preserve">enough that even good data often </w:t>
      </w:r>
      <w:r w:rsidR="1BF17BC0" w:rsidRPr="4341B3D1">
        <w:rPr>
          <w:rStyle w:val="normaltextrun"/>
          <w:rFonts w:cs="Segoe UI"/>
          <w:color w:val="000000" w:themeColor="text1"/>
        </w:rPr>
        <w:t xml:space="preserve">goes </w:t>
      </w:r>
      <w:r w:rsidR="0036381C">
        <w:rPr>
          <w:rStyle w:val="normaltextrun"/>
          <w:rFonts w:cs="Segoe UI"/>
          <w:color w:val="000000" w:themeColor="text1"/>
        </w:rPr>
        <w:t>underused</w:t>
      </w:r>
      <w:r w:rsidR="009E4F21" w:rsidRPr="15970C4C">
        <w:rPr>
          <w:rStyle w:val="normaltextrun"/>
          <w:rFonts w:cs="Segoe UI"/>
          <w:color w:val="000000" w:themeColor="text1"/>
        </w:rPr>
        <w:t xml:space="preserve">, </w:t>
      </w:r>
      <w:r w:rsidR="322E1706" w:rsidRPr="544697A6">
        <w:rPr>
          <w:rStyle w:val="normaltextrun"/>
          <w:rFonts w:cs="Segoe UI"/>
          <w:color w:val="000000" w:themeColor="text1"/>
        </w:rPr>
        <w:t xml:space="preserve">not for </w:t>
      </w:r>
      <w:r w:rsidR="322E1706" w:rsidRPr="6BC9F665">
        <w:rPr>
          <w:rStyle w:val="normaltextrun"/>
          <w:rFonts w:cs="Segoe UI"/>
          <w:color w:val="000000" w:themeColor="text1"/>
        </w:rPr>
        <w:t xml:space="preserve">lack of usefulness, but for </w:t>
      </w:r>
      <w:r w:rsidR="322E1706" w:rsidRPr="003E6D18">
        <w:rPr>
          <w:rStyle w:val="normaltextrun"/>
          <w:rFonts w:cs="Segoe UI"/>
          <w:color w:val="000000" w:themeColor="text1"/>
        </w:rPr>
        <w:t>lack of capacity</w:t>
      </w:r>
      <w:r w:rsidR="00200991">
        <w:rPr>
          <w:rStyle w:val="normaltextrun"/>
          <w:rFonts w:cs="Segoe UI"/>
          <w:color w:val="000000" w:themeColor="text1"/>
        </w:rPr>
        <w:t>.</w:t>
      </w:r>
      <w:r w:rsidR="009E4F21" w:rsidRPr="544697A6">
        <w:rPr>
          <w:rStyle w:val="normaltextrun"/>
          <w:rFonts w:cs="Segoe UI"/>
          <w:color w:val="000000" w:themeColor="text1"/>
        </w:rPr>
        <w:t xml:space="preserve"> </w:t>
      </w:r>
      <w:r w:rsidR="009E4F21" w:rsidRPr="2B7D5566">
        <w:rPr>
          <w:rStyle w:val="normaltextrun"/>
          <w:rFonts w:cs="Segoe UI"/>
          <w:color w:val="000000" w:themeColor="text1"/>
        </w:rPr>
        <w:t>A</w:t>
      </w:r>
      <w:r w:rsidR="7576CF13" w:rsidRPr="2B7D5566">
        <w:rPr>
          <w:rStyle w:val="normaltextrun"/>
          <w:rFonts w:cs="Segoe UI"/>
          <w:color w:val="000000" w:themeColor="text1"/>
        </w:rPr>
        <w:t>dditionally,</w:t>
      </w:r>
      <w:r w:rsidR="009E4F21" w:rsidRPr="2B7D5566">
        <w:rPr>
          <w:rStyle w:val="normaltextrun"/>
          <w:rFonts w:cs="Segoe UI"/>
          <w:color w:val="000000" w:themeColor="text1"/>
        </w:rPr>
        <w:t xml:space="preserve"> the systems that </w:t>
      </w:r>
      <w:r w:rsidR="001C0609" w:rsidRPr="2B7D5566">
        <w:rPr>
          <w:rStyle w:val="normaltextrun"/>
          <w:rFonts w:cs="Segoe UI"/>
          <w:color w:val="000000" w:themeColor="text1"/>
        </w:rPr>
        <w:t xml:space="preserve">house </w:t>
      </w:r>
      <w:hyperlink r:id="rId14" w:anchor=":~:text=Common,many%20states">
        <w:r w:rsidR="001368AC" w:rsidRPr="2B7D5566">
          <w:rPr>
            <w:rStyle w:val="Hyperlink"/>
            <w:rFonts w:cs="Segoe UI"/>
          </w:rPr>
          <w:t>federal</w:t>
        </w:r>
      </w:hyperlink>
      <w:r w:rsidR="009E4F21" w:rsidRPr="2B7D5566">
        <w:rPr>
          <w:rStyle w:val="normaltextrun"/>
          <w:rFonts w:cs="Segoe UI"/>
          <w:color w:val="000000" w:themeColor="text1"/>
        </w:rPr>
        <w:t xml:space="preserve">, </w:t>
      </w:r>
      <w:hyperlink r:id="rId15" w:anchor=":~:text=Common,many%20states">
        <w:r w:rsidR="003D7A76" w:rsidRPr="2B7D5566">
          <w:rPr>
            <w:rStyle w:val="Hyperlink"/>
            <w:rFonts w:cs="Segoe UI"/>
          </w:rPr>
          <w:t>state</w:t>
        </w:r>
      </w:hyperlink>
      <w:r w:rsidR="009E4F21" w:rsidRPr="2B7D5566">
        <w:rPr>
          <w:rStyle w:val="normaltextrun"/>
          <w:rFonts w:cs="Segoe UI"/>
          <w:color w:val="000000" w:themeColor="text1"/>
        </w:rPr>
        <w:t xml:space="preserve"> </w:t>
      </w:r>
      <w:r w:rsidR="00610AB1" w:rsidRPr="2B7D5566">
        <w:rPr>
          <w:rStyle w:val="normaltextrun"/>
          <w:rFonts w:cs="Segoe UI"/>
          <w:color w:val="000000" w:themeColor="text1"/>
        </w:rPr>
        <w:t>and municipal</w:t>
      </w:r>
      <w:r w:rsidR="001C0609" w:rsidRPr="2B7D5566">
        <w:rPr>
          <w:rStyle w:val="normaltextrun"/>
          <w:rFonts w:cs="Segoe UI"/>
          <w:color w:val="000000" w:themeColor="text1"/>
        </w:rPr>
        <w:t xml:space="preserve"> data</w:t>
      </w:r>
      <w:r w:rsidR="009E4F21" w:rsidRPr="2B7D5566">
        <w:rPr>
          <w:rStyle w:val="normaltextrun"/>
          <w:rFonts w:cs="Segoe UI"/>
          <w:color w:val="000000" w:themeColor="text1"/>
        </w:rPr>
        <w:t xml:space="preserve"> were n</w:t>
      </w:r>
      <w:r w:rsidR="3CFE8448" w:rsidRPr="2B7D5566">
        <w:rPr>
          <w:rStyle w:val="normaltextrun"/>
          <w:rFonts w:cs="Segoe UI"/>
          <w:color w:val="000000" w:themeColor="text1"/>
        </w:rPr>
        <w:t>ot</w:t>
      </w:r>
      <w:r w:rsidR="009E4F21" w:rsidRPr="2B7D5566">
        <w:rPr>
          <w:rStyle w:val="normaltextrun"/>
          <w:rFonts w:cs="Segoe UI"/>
          <w:color w:val="000000" w:themeColor="text1"/>
        </w:rPr>
        <w:t xml:space="preserve"> designed </w:t>
      </w:r>
      <w:r w:rsidR="008E1E4E" w:rsidRPr="2B7D5566">
        <w:rPr>
          <w:rStyle w:val="normaltextrun"/>
          <w:rFonts w:cs="Segoe UI"/>
          <w:color w:val="000000" w:themeColor="text1"/>
        </w:rPr>
        <w:t xml:space="preserve">to be </w:t>
      </w:r>
      <w:r w:rsidR="42B3A318" w:rsidRPr="0308B472">
        <w:rPr>
          <w:rStyle w:val="normaltextrun"/>
          <w:rFonts w:cs="Segoe UI"/>
          <w:color w:val="000000" w:themeColor="text1"/>
        </w:rPr>
        <w:t>explicitly</w:t>
      </w:r>
      <w:r w:rsidR="008E1E4E" w:rsidRPr="0308B472">
        <w:rPr>
          <w:rStyle w:val="normaltextrun"/>
          <w:rFonts w:cs="Segoe UI"/>
          <w:color w:val="000000" w:themeColor="text1"/>
        </w:rPr>
        <w:t xml:space="preserve"> </w:t>
      </w:r>
      <w:r w:rsidR="008E1E4E" w:rsidRPr="2B7D5566">
        <w:rPr>
          <w:rStyle w:val="normaltextrun"/>
          <w:rFonts w:cs="Segoe UI"/>
          <w:color w:val="000000" w:themeColor="text1"/>
        </w:rPr>
        <w:t>integrated with one another</w:t>
      </w:r>
      <w:r w:rsidR="009E4F21" w:rsidRPr="2B7D5566">
        <w:rPr>
          <w:rStyle w:val="normaltextrun"/>
          <w:rFonts w:cs="Segoe UI"/>
          <w:color w:val="000000" w:themeColor="text1"/>
        </w:rPr>
        <w:t xml:space="preserve">. </w:t>
      </w:r>
      <w:r w:rsidR="00A16A9A">
        <w:rPr>
          <w:rStyle w:val="normaltextrun"/>
          <w:rFonts w:cs="Segoe UI"/>
          <w:color w:val="000000" w:themeColor="text1"/>
        </w:rPr>
        <w:t xml:space="preserve">Now, there are </w:t>
      </w:r>
      <w:r w:rsidR="009E4F21" w:rsidRPr="15970C4C">
        <w:rPr>
          <w:rStyle w:val="normaltextrun"/>
          <w:rFonts w:cs="Segoe UI"/>
          <w:color w:val="000000" w:themeColor="text1"/>
        </w:rPr>
        <w:t xml:space="preserve">communities that </w:t>
      </w:r>
      <w:r w:rsidR="00764C0B" w:rsidRPr="15970C4C">
        <w:rPr>
          <w:rStyle w:val="normaltextrun"/>
          <w:rFonts w:cs="Segoe UI"/>
          <w:color w:val="000000" w:themeColor="text1"/>
        </w:rPr>
        <w:t>can</w:t>
      </w:r>
      <w:r w:rsidR="009E4F21" w:rsidRPr="15970C4C">
        <w:rPr>
          <w:rStyle w:val="normaltextrun"/>
          <w:rFonts w:cs="Segoe UI"/>
          <w:color w:val="000000" w:themeColor="text1"/>
        </w:rPr>
        <w:t xml:space="preserve"> turn information into decisions and communities that cannot. </w:t>
      </w:r>
    </w:p>
    <w:p w14:paraId="0E39BD9A" w14:textId="03807651" w:rsidR="432F322D" w:rsidRDefault="1FBBFBDF" w:rsidP="432F322D">
      <w:pPr>
        <w:spacing w:line="240" w:lineRule="auto"/>
      </w:pPr>
      <w:r>
        <w:t xml:space="preserve">The University of Vermont is looking to aid Vermonters in better integrating data-informed practices into what makes our communities strong (maybe rework, but we need a transition here) through the Vermont Data Collaborative (VDC). </w:t>
      </w:r>
    </w:p>
    <w:p w14:paraId="301D7130" w14:textId="215C6C02" w:rsidR="7EA46EAA" w:rsidRDefault="7EA46EAA" w:rsidP="38DD1D38">
      <w:pPr>
        <w:spacing w:line="240" w:lineRule="auto"/>
      </w:pPr>
      <w:r>
        <w:t xml:space="preserve">The VDC leverages partnerships within and beyond the University of Vermont </w:t>
      </w:r>
      <w:r w:rsidR="64095CE9">
        <w:t xml:space="preserve">to create accessible data tools and visualizations that can support data-informed planning and decision making in Vermont communities. Rooted in community engagement, we are building a platform that makes the integration of data in public problem solving easy for folks across the state. </w:t>
      </w:r>
    </w:p>
    <w:p w14:paraId="1253CBB8" w14:textId="6FD1006F" w:rsidR="154046CF" w:rsidRDefault="154046CF" w:rsidP="468308CF">
      <w:pPr>
        <w:spacing w:line="240" w:lineRule="auto"/>
      </w:pPr>
      <w:r>
        <w:t xml:space="preserve">Read on to learn more about the challenges of using data in rural communities, including Vermont, and the ways UVM is responding to these challenges with new opportunities. </w:t>
      </w:r>
    </w:p>
    <w:p w14:paraId="3425EC12" w14:textId="77777777" w:rsidR="00C531B6" w:rsidRPr="00C531B6" w:rsidRDefault="00C531B6" w:rsidP="00C531B6">
      <w:pPr>
        <w:spacing w:line="240" w:lineRule="auto"/>
      </w:pPr>
    </w:p>
    <w:p w14:paraId="1D1CCB80" w14:textId="7F2C7AD1" w:rsidR="004B5089" w:rsidRPr="00C439C5" w:rsidRDefault="008604DC" w:rsidP="009D37F1">
      <w:pPr>
        <w:spacing w:line="240" w:lineRule="auto"/>
        <w:rPr>
          <w:rStyle w:val="normaltextrun"/>
          <w:b/>
          <w:bCs/>
        </w:rPr>
      </w:pPr>
      <w:r w:rsidRPr="009D37F1">
        <w:rPr>
          <w:b/>
          <w:bCs/>
        </w:rPr>
        <w:t xml:space="preserve">The Challenge of Federal Data in Rural Communities </w:t>
      </w:r>
    </w:p>
    <w:p w14:paraId="1E5C39B6" w14:textId="3E2F7DB9" w:rsidR="004D539A" w:rsidRDefault="00B647F0" w:rsidP="009D37F1">
      <w:pPr>
        <w:spacing w:line="240" w:lineRule="auto"/>
        <w:rPr>
          <w:rStyle w:val="normaltextrun"/>
          <w:color w:val="000000" w:themeColor="text1"/>
        </w:rPr>
      </w:pPr>
      <w:r w:rsidRPr="3EDB34EA">
        <w:rPr>
          <w:rStyle w:val="normaltextrun"/>
          <w:color w:val="000000" w:themeColor="text1"/>
        </w:rPr>
        <w:t xml:space="preserve">Rural areas are vast and sparsely populated, meaning that traditional data collection practices </w:t>
      </w:r>
      <w:r w:rsidR="4A46C9F0" w:rsidRPr="3EDB34EA">
        <w:rPr>
          <w:rStyle w:val="normaltextrun"/>
          <w:color w:val="000000" w:themeColor="text1"/>
        </w:rPr>
        <w:t xml:space="preserve">like </w:t>
      </w:r>
      <w:r w:rsidRPr="3EDB34EA">
        <w:rPr>
          <w:rStyle w:val="normaltextrun"/>
          <w:color w:val="000000" w:themeColor="text1"/>
        </w:rPr>
        <w:t>by the Census </w:t>
      </w:r>
      <w:r w:rsidR="7E696644" w:rsidRPr="3EDB34EA">
        <w:rPr>
          <w:rStyle w:val="normaltextrun"/>
          <w:color w:val="000000" w:themeColor="text1"/>
        </w:rPr>
        <w:t>Bureau’s</w:t>
      </w:r>
      <w:r w:rsidRPr="3EDB34EA">
        <w:rPr>
          <w:rStyle w:val="normaltextrun"/>
          <w:color w:val="000000" w:themeColor="text1"/>
        </w:rPr>
        <w:t xml:space="preserve"> American Community Survey (ACS) </w:t>
      </w:r>
      <w:r w:rsidR="11BED632" w:rsidRPr="3EDB34EA">
        <w:rPr>
          <w:rStyle w:val="normaltextrun"/>
          <w:color w:val="000000" w:themeColor="text1"/>
        </w:rPr>
        <w:t xml:space="preserve">program </w:t>
      </w:r>
      <w:r w:rsidRPr="3EDB34EA">
        <w:rPr>
          <w:rStyle w:val="normaltextrun"/>
          <w:color w:val="000000" w:themeColor="text1"/>
        </w:rPr>
        <w:t xml:space="preserve">may </w:t>
      </w:r>
      <w:r w:rsidR="7E696644">
        <w:t>face challenges when collecting data</w:t>
      </w:r>
      <w:r>
        <w:t xml:space="preserve"> on </w:t>
      </w:r>
      <w:r w:rsidRPr="3EDB34EA">
        <w:rPr>
          <w:rStyle w:val="normaltextrun"/>
          <w:color w:val="000000" w:themeColor="text1"/>
        </w:rPr>
        <w:t>rural communities. In rural areas, datasets are </w:t>
      </w:r>
      <w:r w:rsidR="7E696644" w:rsidRPr="00C15BD6">
        <w:rPr>
          <w:rStyle w:val="normaltextrun"/>
          <w:rFonts w:cs="Segoe UI"/>
          <w:color w:val="000000" w:themeColor="text1"/>
        </w:rPr>
        <w:t xml:space="preserve">more prone to significant </w:t>
      </w:r>
      <w:hyperlink r:id="rId16">
        <w:r w:rsidR="07A5FC06" w:rsidRPr="3C9C524E">
          <w:rPr>
            <w:rStyle w:val="Hyperlink"/>
            <w:rFonts w:cs="Segoe UI"/>
          </w:rPr>
          <w:t>margins of error </w:t>
        </w:r>
      </w:hyperlink>
      <w:r w:rsidRPr="00C15BD6">
        <w:rPr>
          <w:rStyle w:val="normaltextrun"/>
          <w:rFonts w:cs="Segoe UI"/>
          <w:color w:val="000000" w:themeColor="text1"/>
        </w:rPr>
        <w:t>and their usability</w:t>
      </w:r>
      <w:r w:rsidRPr="3EDB34EA">
        <w:rPr>
          <w:rStyle w:val="normaltextrun"/>
          <w:rFonts w:cs="Segoe UI"/>
          <w:color w:val="467886"/>
          <w:u w:val="single"/>
        </w:rPr>
        <w:t> </w:t>
      </w:r>
      <w:hyperlink r:id="rId17">
        <w:r w:rsidR="5A9DAB92" w:rsidRPr="3C9C524E">
          <w:rPr>
            <w:rStyle w:val="normaltextrun"/>
            <w:rFonts w:cs="Segoe UI"/>
            <w:color w:val="467886"/>
            <w:u w:val="single"/>
          </w:rPr>
          <w:t>suffers from capacity challenges within local governments</w:t>
        </w:r>
      </w:hyperlink>
      <w:r w:rsidR="19B8AC44" w:rsidRPr="3C9C524E">
        <w:rPr>
          <w:rStyle w:val="normaltextrun"/>
          <w:rFonts w:cs="Segoe UI"/>
          <w:color w:val="467886"/>
          <w:u w:val="single"/>
        </w:rPr>
        <w:t>.</w:t>
      </w:r>
      <w:r w:rsidR="006060E8">
        <w:t xml:space="preserve"> B</w:t>
      </w:r>
      <w:r w:rsidRPr="00F6250D">
        <w:rPr>
          <w:rStyle w:val="normaltextrun"/>
          <w:rFonts w:cs="Segoe UI"/>
          <w:color w:val="000000" w:themeColor="text1"/>
        </w:rPr>
        <w:t>ecause of small population sizes, slight changes in collection or organization practices can affect important data like town population sizes</w:t>
      </w:r>
      <w:r w:rsidR="00435832" w:rsidRPr="00F6250D">
        <w:rPr>
          <w:rStyle w:val="normaltextrun"/>
          <w:rFonts w:cs="Segoe UI"/>
          <w:color w:val="000000" w:themeColor="text1"/>
        </w:rPr>
        <w:t xml:space="preserve"> that </w:t>
      </w:r>
      <w:r w:rsidR="00415C5E" w:rsidRPr="00F6250D">
        <w:rPr>
          <w:rStyle w:val="normaltextrun"/>
          <w:rFonts w:cs="Segoe UI"/>
          <w:color w:val="000000" w:themeColor="text1"/>
        </w:rPr>
        <w:t>impacts congressional spending</w:t>
      </w:r>
      <w:r w:rsidRPr="00F6250D">
        <w:rPr>
          <w:rStyle w:val="normaltextrun"/>
          <w:rFonts w:cs="Segoe UI"/>
          <w:color w:val="000000" w:themeColor="text1"/>
        </w:rPr>
        <w:t>. In 2020, the U.S. Census Bureau </w:t>
      </w:r>
      <w:r w:rsidR="7E696644" w:rsidRPr="00F6250D">
        <w:rPr>
          <w:rStyle w:val="normaltextrun"/>
          <w:rFonts w:cs="Segoe UI"/>
          <w:color w:val="000000" w:themeColor="text1"/>
        </w:rPr>
        <w:t>revised</w:t>
      </w:r>
      <w:r w:rsidRPr="00F6250D">
        <w:rPr>
          <w:rStyle w:val="normaltextrun"/>
          <w:rFonts w:cs="Segoe UI"/>
          <w:color w:val="000000" w:themeColor="text1"/>
        </w:rPr>
        <w:t> </w:t>
      </w:r>
      <w:r w:rsidRPr="00862866">
        <w:rPr>
          <w:rStyle w:val="normaltextrun"/>
          <w:rFonts w:cs="Segoe UI"/>
          <w:color w:val="000000" w:themeColor="text1"/>
        </w:rPr>
        <w:t>their disclosure policies in turn</w:t>
      </w:r>
      <w:r w:rsidRPr="3EDB34EA">
        <w:rPr>
          <w:rStyle w:val="normaltextrun"/>
          <w:rFonts w:cs="Segoe UI"/>
          <w:color w:val="467886"/>
          <w:u w:val="single"/>
        </w:rPr>
        <w:t> </w:t>
      </w:r>
      <w:hyperlink r:id="rId18">
        <w:r w:rsidR="5A9DAB92" w:rsidRPr="3C9C524E">
          <w:rPr>
            <w:rStyle w:val="normaltextrun"/>
            <w:rFonts w:cs="Segoe UI"/>
            <w:color w:val="467886"/>
            <w:u w:val="single"/>
          </w:rPr>
          <w:t>creating discrepancies</w:t>
        </w:r>
      </w:hyperlink>
      <w:r w:rsidRPr="3EDB34EA">
        <w:rPr>
          <w:rStyle w:val="normaltextrun"/>
          <w:rFonts w:cs="Segoe UI"/>
          <w:color w:val="467886"/>
          <w:u w:val="single"/>
        </w:rPr>
        <w:t> </w:t>
      </w:r>
      <w:r w:rsidRPr="003040EA">
        <w:rPr>
          <w:rStyle w:val="normaltextrun"/>
          <w:rFonts w:cs="Segoe UI"/>
          <w:color w:val="000000" w:themeColor="text1"/>
        </w:rPr>
        <w:t>across sectors</w:t>
      </w:r>
      <w:r w:rsidRPr="3EDB34EA">
        <w:rPr>
          <w:rStyle w:val="normaltextrun"/>
          <w:rFonts w:cs="Segoe UI"/>
          <w:color w:val="467886"/>
          <w:u w:val="single"/>
        </w:rPr>
        <w:t> </w:t>
      </w:r>
      <w:hyperlink r:id="rId19">
        <w:r w:rsidR="5A9DAB92" w:rsidRPr="3C9C524E">
          <w:rPr>
            <w:rStyle w:val="normaltextrun"/>
            <w:rFonts w:cs="Segoe UI"/>
            <w:color w:val="467886"/>
            <w:u w:val="single"/>
          </w:rPr>
          <w:t>in reports for rural and nonwhite populations</w:t>
        </w:r>
      </w:hyperlink>
      <w:r w:rsidR="5CA5096A" w:rsidRPr="3C9C524E">
        <w:rPr>
          <w:rStyle w:val="normaltextrun"/>
          <w:rFonts w:cs="Segoe UI"/>
          <w:color w:val="467886"/>
          <w:u w:val="single"/>
        </w:rPr>
        <w:t>.</w:t>
      </w:r>
      <w:r w:rsidR="009A7291" w:rsidRPr="3EDB34EA">
        <w:rPr>
          <w:rStyle w:val="normaltextrun"/>
          <w:rFonts w:cs="Segoe UI"/>
          <w:color w:val="467886"/>
          <w:u w:val="single"/>
        </w:rPr>
        <w:t xml:space="preserve"> </w:t>
      </w:r>
      <w:r w:rsidRPr="3EDB34EA">
        <w:rPr>
          <w:rStyle w:val="normaltextrun"/>
          <w:color w:val="000000" w:themeColor="text1"/>
        </w:rPr>
        <w:t xml:space="preserve">As of 2024, the ACS saw response rates decline </w:t>
      </w:r>
      <w:hyperlink r:id="rId20">
        <w:r w:rsidR="5A9DAB92" w:rsidRPr="3C9C524E">
          <w:rPr>
            <w:rStyle w:val="Hyperlink"/>
          </w:rPr>
          <w:t>from 97% to 83%</w:t>
        </w:r>
      </w:hyperlink>
      <w:r w:rsidR="5A9DAB92">
        <w:t xml:space="preserve"> over a single decade. </w:t>
      </w:r>
      <w:r>
        <w:t xml:space="preserve">Fewer responses create more of a challenge for smaller localities, as it widens the margins of </w:t>
      </w:r>
      <w:r w:rsidRPr="3EDB34EA">
        <w:rPr>
          <w:rStyle w:val="normaltextrun"/>
          <w:color w:val="000000" w:themeColor="text1"/>
        </w:rPr>
        <w:t xml:space="preserve">error for estimates that allocate services and prove compliance with federal programs. </w:t>
      </w:r>
    </w:p>
    <w:p w14:paraId="66B8B6DC" w14:textId="3C77D9AA" w:rsidR="00DF02B1" w:rsidRDefault="004D539A" w:rsidP="009D37F1">
      <w:pPr>
        <w:spacing w:line="240" w:lineRule="auto"/>
        <w:rPr>
          <w:rStyle w:val="normaltextrun"/>
          <w:color w:val="000000" w:themeColor="text1"/>
        </w:rPr>
      </w:pPr>
      <w:r>
        <w:rPr>
          <w:rStyle w:val="normaltextrun"/>
          <w:color w:val="000000" w:themeColor="text1"/>
        </w:rPr>
        <w:t xml:space="preserve">The challenges presented by </w:t>
      </w:r>
      <w:r w:rsidR="002146CC">
        <w:rPr>
          <w:rStyle w:val="normaltextrun"/>
          <w:color w:val="000000" w:themeColor="text1"/>
        </w:rPr>
        <w:t xml:space="preserve">federal data for rural communities </w:t>
      </w:r>
      <w:r w:rsidR="0C1B8DBA" w:rsidRPr="7A26C603">
        <w:rPr>
          <w:rStyle w:val="normaltextrun"/>
          <w:color w:val="000000" w:themeColor="text1"/>
        </w:rPr>
        <w:t>do</w:t>
      </w:r>
      <w:r w:rsidR="002146CC">
        <w:rPr>
          <w:rStyle w:val="normaltextrun"/>
          <w:color w:val="000000" w:themeColor="text1"/>
        </w:rPr>
        <w:t xml:space="preserve"> not mean i</w:t>
      </w:r>
      <w:r w:rsidR="001F65FC">
        <w:rPr>
          <w:rStyle w:val="normaltextrun"/>
          <w:color w:val="000000" w:themeColor="text1"/>
        </w:rPr>
        <w:t xml:space="preserve">t is not useful. Regardless of </w:t>
      </w:r>
      <w:r w:rsidR="008825D8">
        <w:rPr>
          <w:rStyle w:val="normaltextrun"/>
          <w:color w:val="000000" w:themeColor="text1"/>
        </w:rPr>
        <w:t>how accurate its portrayal of rural areas is</w:t>
      </w:r>
      <w:r w:rsidR="001F65FC">
        <w:rPr>
          <w:rStyle w:val="normaltextrun"/>
          <w:color w:val="000000" w:themeColor="text1"/>
        </w:rPr>
        <w:t>,</w:t>
      </w:r>
      <w:r w:rsidR="008825D8">
        <w:rPr>
          <w:rStyle w:val="normaltextrun"/>
          <w:color w:val="000000" w:themeColor="text1"/>
        </w:rPr>
        <w:t xml:space="preserve"> </w:t>
      </w:r>
      <w:r w:rsidR="008A2F3F">
        <w:rPr>
          <w:rStyle w:val="normaltextrun"/>
          <w:color w:val="000000" w:themeColor="text1"/>
        </w:rPr>
        <w:t>it is one of the most consistent</w:t>
      </w:r>
      <w:r w:rsidR="009E6127">
        <w:rPr>
          <w:rStyle w:val="normaltextrun"/>
          <w:color w:val="000000" w:themeColor="text1"/>
        </w:rPr>
        <w:t xml:space="preserve"> streams of</w:t>
      </w:r>
      <w:r w:rsidR="00784711">
        <w:rPr>
          <w:rStyle w:val="normaltextrun"/>
          <w:color w:val="000000" w:themeColor="text1"/>
        </w:rPr>
        <w:t xml:space="preserve"> </w:t>
      </w:r>
      <w:r w:rsidR="00FC41FD">
        <w:rPr>
          <w:rStyle w:val="normaltextrun"/>
          <w:color w:val="000000" w:themeColor="text1"/>
        </w:rPr>
        <w:t xml:space="preserve">data that is </w:t>
      </w:r>
      <w:r w:rsidR="00A532DA">
        <w:rPr>
          <w:rStyle w:val="normaltextrun"/>
          <w:color w:val="000000" w:themeColor="text1"/>
        </w:rPr>
        <w:t>used</w:t>
      </w:r>
      <w:r w:rsidR="00042029">
        <w:rPr>
          <w:rStyle w:val="normaltextrun"/>
          <w:color w:val="000000" w:themeColor="text1"/>
        </w:rPr>
        <w:t xml:space="preserve"> </w:t>
      </w:r>
      <w:r w:rsidR="00A532DA">
        <w:rPr>
          <w:rStyle w:val="normaltextrun"/>
          <w:color w:val="000000" w:themeColor="text1"/>
        </w:rPr>
        <w:t xml:space="preserve">to develop </w:t>
      </w:r>
      <w:r w:rsidR="00A8033E">
        <w:rPr>
          <w:rStyle w:val="normaltextrun"/>
          <w:color w:val="000000" w:themeColor="text1"/>
        </w:rPr>
        <w:t>policy</w:t>
      </w:r>
      <w:r w:rsidR="00D37F13">
        <w:rPr>
          <w:rStyle w:val="normaltextrun"/>
          <w:color w:val="000000" w:themeColor="text1"/>
        </w:rPr>
        <w:t>.</w:t>
      </w:r>
      <w:r w:rsidR="00D66D0A">
        <w:rPr>
          <w:rStyle w:val="normaltextrun"/>
          <w:color w:val="000000" w:themeColor="text1"/>
        </w:rPr>
        <w:t xml:space="preserve"> Importantly,</w:t>
      </w:r>
      <w:r w:rsidR="00A532DA">
        <w:rPr>
          <w:rStyle w:val="normaltextrun"/>
          <w:color w:val="000000" w:themeColor="text1"/>
        </w:rPr>
        <w:t xml:space="preserve"> federal data is </w:t>
      </w:r>
      <w:r w:rsidR="00D66D0A">
        <w:rPr>
          <w:rStyle w:val="normaltextrun"/>
          <w:color w:val="000000" w:themeColor="text1"/>
        </w:rPr>
        <w:t xml:space="preserve">also </w:t>
      </w:r>
      <w:r w:rsidR="00B449AB">
        <w:rPr>
          <w:rStyle w:val="normaltextrun"/>
          <w:color w:val="000000" w:themeColor="text1"/>
        </w:rPr>
        <w:t xml:space="preserve">used to </w:t>
      </w:r>
      <w:r w:rsidR="4C976EC0" w:rsidRPr="4A0571EA">
        <w:rPr>
          <w:rStyle w:val="normaltextrun"/>
          <w:color w:val="000000" w:themeColor="text1"/>
        </w:rPr>
        <w:t xml:space="preserve">guide the </w:t>
      </w:r>
      <w:r w:rsidR="7002CE6C" w:rsidRPr="4A0571EA">
        <w:rPr>
          <w:rStyle w:val="normaltextrun"/>
          <w:color w:val="000000" w:themeColor="text1"/>
        </w:rPr>
        <w:t>build</w:t>
      </w:r>
      <w:r w:rsidR="2FF0E1FA" w:rsidRPr="4A0571EA">
        <w:rPr>
          <w:rStyle w:val="normaltextrun"/>
          <w:color w:val="000000" w:themeColor="text1"/>
        </w:rPr>
        <w:t>ing of</w:t>
      </w:r>
      <w:r w:rsidR="00B449AB">
        <w:rPr>
          <w:rStyle w:val="normaltextrun"/>
          <w:color w:val="000000" w:themeColor="text1"/>
        </w:rPr>
        <w:t xml:space="preserve"> critical infrastructure. </w:t>
      </w:r>
      <w:r w:rsidR="00970E85">
        <w:rPr>
          <w:rStyle w:val="normaltextrun"/>
          <w:color w:val="000000" w:themeColor="text1"/>
        </w:rPr>
        <w:t xml:space="preserve">In 2021 alone, </w:t>
      </w:r>
      <w:r w:rsidR="000F4BB4">
        <w:rPr>
          <w:rStyle w:val="normaltextrun"/>
          <w:color w:val="000000" w:themeColor="text1"/>
        </w:rPr>
        <w:t xml:space="preserve">Census data alone was used to distribute funds </w:t>
      </w:r>
      <w:r w:rsidR="00AC38EA" w:rsidRPr="00AC38EA">
        <w:rPr>
          <w:rStyle w:val="normaltextrun"/>
          <w:color w:val="000000" w:themeColor="text1"/>
          <w:rPrChange w:id="0" w:author="Braden Lynn" w:date="2026-07-24T12:47:00Z" w16du:dateUtc="2026-07-24T16:47:00Z">
            <w:rPr>
              <w:rStyle w:val="Hyperlink"/>
            </w:rPr>
          </w:rPrChange>
        </w:rPr>
        <w:t xml:space="preserve">for </w:t>
      </w:r>
      <w:hyperlink r:id="rId21">
        <w:r w:rsidR="00AC38EA" w:rsidRPr="11ACAEC9">
          <w:rPr>
            <w:rStyle w:val="Hyperlink"/>
          </w:rPr>
          <w:t>over 350</w:t>
        </w:r>
      </w:hyperlink>
      <w:r w:rsidR="00AC38EA" w:rsidRPr="00FD4FD3">
        <w:rPr>
          <w:rStyle w:val="normaltextrun"/>
          <w:color w:val="000000" w:themeColor="text1"/>
        </w:rPr>
        <w:t xml:space="preserve"> grant programs</w:t>
      </w:r>
      <w:r w:rsidR="003D0F3C" w:rsidRPr="11ACAEC9">
        <w:rPr>
          <w:rStyle w:val="normaltextrun"/>
          <w:color w:val="000000" w:themeColor="text1"/>
        </w:rPr>
        <w:t>.</w:t>
      </w:r>
      <w:r w:rsidR="003D0F3C">
        <w:rPr>
          <w:rStyle w:val="normaltextrun"/>
          <w:color w:val="000000" w:themeColor="text1"/>
        </w:rPr>
        <w:t xml:space="preserve"> </w:t>
      </w:r>
      <w:r w:rsidR="00857A8F">
        <w:rPr>
          <w:rStyle w:val="normaltextrun"/>
          <w:color w:val="000000" w:themeColor="text1"/>
        </w:rPr>
        <w:t xml:space="preserve">The more specific challenge, then, is the fact that the data that </w:t>
      </w:r>
      <w:r w:rsidR="00DB3F19">
        <w:rPr>
          <w:rStyle w:val="normaltextrun"/>
          <w:color w:val="000000" w:themeColor="text1"/>
        </w:rPr>
        <w:t>contributes to supporting development paints a</w:t>
      </w:r>
      <w:r w:rsidR="008825D8">
        <w:rPr>
          <w:rStyle w:val="normaltextrun"/>
          <w:color w:val="000000" w:themeColor="text1"/>
        </w:rPr>
        <w:t xml:space="preserve">n </w:t>
      </w:r>
      <w:r w:rsidR="00DB3F19">
        <w:rPr>
          <w:rStyle w:val="normaltextrun"/>
          <w:color w:val="000000" w:themeColor="text1"/>
        </w:rPr>
        <w:t xml:space="preserve">incomplete picture. </w:t>
      </w:r>
      <w:r w:rsidR="008825D8">
        <w:rPr>
          <w:rStyle w:val="normaltextrun"/>
          <w:color w:val="000000" w:themeColor="text1"/>
        </w:rPr>
        <w:t xml:space="preserve">There are clear challenges with federal data faced by rural communities. </w:t>
      </w:r>
    </w:p>
    <w:p w14:paraId="73F7C884" w14:textId="45B3E383" w:rsidR="008604DC" w:rsidRPr="009D37F1" w:rsidRDefault="008604DC" w:rsidP="009D37F1">
      <w:pPr>
        <w:spacing w:line="240" w:lineRule="auto"/>
      </w:pPr>
    </w:p>
    <w:p w14:paraId="2B8AB3F5" w14:textId="7799CA94" w:rsidR="008604DC" w:rsidRPr="009D37F1" w:rsidRDefault="008604DC" w:rsidP="009D37F1">
      <w:pPr>
        <w:spacing w:line="240" w:lineRule="auto"/>
        <w:rPr>
          <w:b/>
          <w:bCs/>
        </w:rPr>
      </w:pPr>
      <w:r w:rsidRPr="009D37F1">
        <w:rPr>
          <w:b/>
          <w:bCs/>
        </w:rPr>
        <w:t xml:space="preserve">The Challenge of State Data in Rural Communities </w:t>
      </w:r>
    </w:p>
    <w:p w14:paraId="60941BBB" w14:textId="22352E55" w:rsidR="10C2CCE4" w:rsidRDefault="10C2CCE4" w:rsidP="576C3F5A">
      <w:pPr>
        <w:pStyle w:val="paragraph"/>
        <w:spacing w:before="0" w:beforeAutospacing="0" w:after="0" w:afterAutospacing="0"/>
        <w:rPr>
          <w:del w:id="1" w:author="Emma Spett (she/her)" w:date="2026-08-03T13:00:00Z" w16du:dateUtc="2026-08-03T13:00:50Z"/>
          <w:rStyle w:val="normaltextrun"/>
          <w:rFonts w:asciiTheme="minorHAnsi" w:hAnsiTheme="minorHAnsi" w:cs="Segoe UI"/>
        </w:rPr>
      </w:pPr>
      <w:r w:rsidRPr="576C3F5A">
        <w:rPr>
          <w:rStyle w:val="normaltextrun"/>
          <w:rFonts w:asciiTheme="minorHAnsi" w:hAnsiTheme="minorHAnsi" w:cs="Segoe UI"/>
        </w:rPr>
        <w:t>State</w:t>
      </w:r>
      <w:r w:rsidR="1D11CA37" w:rsidRPr="576C3F5A">
        <w:rPr>
          <w:rStyle w:val="normaltextrun"/>
          <w:rFonts w:asciiTheme="minorHAnsi" w:hAnsiTheme="minorHAnsi" w:cs="Segoe UI"/>
        </w:rPr>
        <w:t>-produced and state-level</w:t>
      </w:r>
      <w:r w:rsidRPr="576C3F5A">
        <w:rPr>
          <w:rStyle w:val="normaltextrun"/>
          <w:rFonts w:asciiTheme="minorHAnsi" w:hAnsiTheme="minorHAnsi" w:cs="Segoe UI"/>
        </w:rPr>
        <w:t xml:space="preserve"> data</w:t>
      </w:r>
      <w:r w:rsidR="1683EDDB" w:rsidRPr="576C3F5A">
        <w:rPr>
          <w:rStyle w:val="normaltextrun"/>
          <w:rFonts w:asciiTheme="minorHAnsi" w:hAnsiTheme="minorHAnsi" w:cs="Segoe UI"/>
        </w:rPr>
        <w:t xml:space="preserve"> are critical to understanding the dynamics of </w:t>
      </w:r>
      <w:r w:rsidRPr="576C3F5A">
        <w:rPr>
          <w:rStyle w:val="normaltextrun"/>
          <w:rFonts w:asciiTheme="minorHAnsi" w:hAnsiTheme="minorHAnsi" w:cs="Segoe UI"/>
        </w:rPr>
        <w:t xml:space="preserve">  rural </w:t>
      </w:r>
      <w:r w:rsidR="5380FEC7" w:rsidRPr="576C3F5A">
        <w:rPr>
          <w:rStyle w:val="normaltextrun"/>
          <w:rFonts w:asciiTheme="minorHAnsi" w:hAnsiTheme="minorHAnsi" w:cs="Segoe UI"/>
        </w:rPr>
        <w:t>communities</w:t>
      </w:r>
      <w:r w:rsidRPr="576C3F5A">
        <w:rPr>
          <w:rStyle w:val="normaltextrun"/>
          <w:rFonts w:asciiTheme="minorHAnsi" w:hAnsiTheme="minorHAnsi" w:cs="Segoe UI"/>
        </w:rPr>
        <w:t>.</w:t>
      </w:r>
      <w:r w:rsidR="1F00CF1E" w:rsidRPr="576C3F5A">
        <w:rPr>
          <w:rStyle w:val="normaltextrun"/>
          <w:rFonts w:asciiTheme="minorHAnsi" w:hAnsiTheme="minorHAnsi" w:cs="Segoe UI"/>
        </w:rPr>
        <w:t xml:space="preserve"> </w:t>
      </w:r>
      <w:r w:rsidR="5A17A5FF" w:rsidRPr="576C3F5A">
        <w:rPr>
          <w:rStyle w:val="normaltextrun"/>
          <w:rFonts w:asciiTheme="minorHAnsi" w:hAnsiTheme="minorHAnsi" w:cs="Segoe UI"/>
        </w:rPr>
        <w:t xml:space="preserve"> Leveraging state-level data resources is critically important to crafting a more holistic understanding of the challenges and solutions faced by rural communities in Vermont and </w:t>
      </w:r>
      <w:r w:rsidR="00326FE8" w:rsidRPr="576C3F5A">
        <w:rPr>
          <w:rStyle w:val="normaltextrun"/>
          <w:rFonts w:asciiTheme="minorHAnsi" w:hAnsiTheme="minorHAnsi" w:cs="Segoe UI"/>
        </w:rPr>
        <w:t>beyond and</w:t>
      </w:r>
      <w:r w:rsidR="5A17A5FF" w:rsidRPr="576C3F5A">
        <w:rPr>
          <w:rStyle w:val="normaltextrun"/>
          <w:rFonts w:asciiTheme="minorHAnsi" w:hAnsiTheme="minorHAnsi" w:cs="Segoe UI"/>
        </w:rPr>
        <w:t xml:space="preserve"> is hindered by two key challenges. </w:t>
      </w:r>
    </w:p>
    <w:p w14:paraId="357B9B58" w14:textId="57F00B11" w:rsidR="00967EDF" w:rsidRPr="009D37F1" w:rsidRDefault="00967EDF" w:rsidP="009D37F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="Segoe UI"/>
        </w:rPr>
      </w:pPr>
    </w:p>
    <w:p w14:paraId="7299BE4F" w14:textId="1DBDD795" w:rsidR="008029CB" w:rsidRDefault="00326FE8" w:rsidP="009D37F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="Segoe UI"/>
          <w:u w:val="single"/>
        </w:rPr>
      </w:pPr>
      <w:r w:rsidRPr="576C3F5A">
        <w:rPr>
          <w:rStyle w:val="normaltextrun"/>
          <w:rFonts w:asciiTheme="minorHAnsi" w:hAnsiTheme="minorHAnsi" w:cs="Segoe UI"/>
          <w:u w:val="single"/>
        </w:rPr>
        <w:t>Capacity</w:t>
      </w:r>
      <w:r w:rsidRPr="003234C2">
        <w:rPr>
          <w:rStyle w:val="normaltextrun"/>
          <w:rFonts w:asciiTheme="minorHAnsi" w:hAnsiTheme="minorHAnsi" w:cs="Segoe UI"/>
          <w:u w:val="single"/>
        </w:rPr>
        <w:t xml:space="preserve"> challenges</w:t>
      </w:r>
      <w:r w:rsidR="00030612" w:rsidRPr="003234C2">
        <w:rPr>
          <w:rStyle w:val="normaltextrun"/>
          <w:rFonts w:asciiTheme="minorHAnsi" w:hAnsiTheme="minorHAnsi" w:cs="Segoe UI"/>
          <w:u w:val="single"/>
        </w:rPr>
        <w:t xml:space="preserve"> </w:t>
      </w:r>
    </w:p>
    <w:p w14:paraId="18735AA9" w14:textId="77777777" w:rsidR="00C439C5" w:rsidRPr="00C439C5" w:rsidRDefault="00C439C5" w:rsidP="009D37F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="Segoe UI"/>
          <w:u w:val="single"/>
        </w:rPr>
      </w:pPr>
    </w:p>
    <w:p w14:paraId="1A54768D" w14:textId="0919DDBD" w:rsidR="00045DC9" w:rsidRDefault="001461D3" w:rsidP="009D37F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="Segoe UI"/>
        </w:rPr>
      </w:pPr>
      <w:r w:rsidRPr="009D37F1">
        <w:rPr>
          <w:rStyle w:val="normaltextrun"/>
          <w:rFonts w:asciiTheme="minorHAnsi" w:hAnsiTheme="minorHAnsi" w:cs="Segoe UI"/>
        </w:rPr>
        <w:t xml:space="preserve">The most prominent barriers </w:t>
      </w:r>
      <w:r w:rsidR="29693CC4" w:rsidRPr="576C3F5A">
        <w:rPr>
          <w:rStyle w:val="normaltextrun"/>
          <w:rFonts w:asciiTheme="minorHAnsi" w:hAnsiTheme="minorHAnsi" w:cs="Segoe UI"/>
        </w:rPr>
        <w:t xml:space="preserve">to leveraging state-level data </w:t>
      </w:r>
      <w:r w:rsidR="0929D890" w:rsidRPr="576C3F5A">
        <w:rPr>
          <w:rStyle w:val="normaltextrun"/>
          <w:rFonts w:asciiTheme="minorHAnsi" w:hAnsiTheme="minorHAnsi" w:cs="Segoe UI"/>
        </w:rPr>
        <w:t xml:space="preserve">are </w:t>
      </w:r>
      <w:r w:rsidR="4BB018AC" w:rsidRPr="576C3F5A">
        <w:rPr>
          <w:rStyle w:val="normaltextrun"/>
          <w:rFonts w:asciiTheme="minorHAnsi" w:hAnsiTheme="minorHAnsi" w:cs="Segoe UI"/>
        </w:rPr>
        <w:t>capacity-based</w:t>
      </w:r>
      <w:r w:rsidR="0929D890" w:rsidRPr="576C3F5A">
        <w:rPr>
          <w:rStyle w:val="normaltextrun"/>
          <w:rFonts w:asciiTheme="minorHAnsi" w:hAnsiTheme="minorHAnsi" w:cs="Segoe UI"/>
        </w:rPr>
        <w:t>,</w:t>
      </w:r>
      <w:r w:rsidR="4BB018AC" w:rsidRPr="576C3F5A">
        <w:rPr>
          <w:rStyle w:val="normaltextrun"/>
          <w:rFonts w:asciiTheme="minorHAnsi" w:hAnsiTheme="minorHAnsi" w:cs="Segoe UI"/>
        </w:rPr>
        <w:t xml:space="preserve"> </w:t>
      </w:r>
      <w:r w:rsidR="5A21F378" w:rsidRPr="576C3F5A">
        <w:rPr>
          <w:rStyle w:val="normaltextrun"/>
          <w:rFonts w:asciiTheme="minorHAnsi" w:hAnsiTheme="minorHAnsi" w:cs="Segoe UI"/>
        </w:rPr>
        <w:t xml:space="preserve">and has to do with policy </w:t>
      </w:r>
      <w:r w:rsidR="00AD324E" w:rsidRPr="576C3F5A">
        <w:rPr>
          <w:rStyle w:val="normaltextrun"/>
          <w:rFonts w:asciiTheme="minorHAnsi" w:hAnsiTheme="minorHAnsi" w:cs="Segoe UI"/>
        </w:rPr>
        <w:t>compliance</w:t>
      </w:r>
      <w:r w:rsidR="00AD324E" w:rsidRPr="009D37F1">
        <w:rPr>
          <w:rStyle w:val="normaltextrun"/>
          <w:rFonts w:asciiTheme="minorHAnsi" w:hAnsiTheme="minorHAnsi" w:cs="Segoe UI"/>
        </w:rPr>
        <w:t>, collection</w:t>
      </w:r>
      <w:r w:rsidR="00532C8B" w:rsidRPr="009D37F1">
        <w:rPr>
          <w:rStyle w:val="normaltextrun"/>
          <w:rFonts w:asciiTheme="minorHAnsi" w:hAnsiTheme="minorHAnsi" w:cs="Segoe UI"/>
        </w:rPr>
        <w:t xml:space="preserve"> practices, and </w:t>
      </w:r>
      <w:r w:rsidR="00757DFE" w:rsidRPr="009D37F1">
        <w:rPr>
          <w:rStyle w:val="normaltextrun"/>
          <w:rFonts w:asciiTheme="minorHAnsi" w:hAnsiTheme="minorHAnsi" w:cs="Segoe UI"/>
        </w:rPr>
        <w:t xml:space="preserve">structural issues with smaller datasets. </w:t>
      </w:r>
      <w:r w:rsidRPr="009D37F1">
        <w:rPr>
          <w:rStyle w:val="normaltextrun"/>
          <w:rFonts w:asciiTheme="minorHAnsi" w:hAnsiTheme="minorHAnsi" w:cs="Segoe UI"/>
        </w:rPr>
        <w:t>S</w:t>
      </w:r>
      <w:r w:rsidR="0030061A" w:rsidRPr="009D37F1">
        <w:rPr>
          <w:rStyle w:val="normaltextrun"/>
          <w:rFonts w:asciiTheme="minorHAnsi" w:hAnsiTheme="minorHAnsi" w:cs="Segoe UI"/>
        </w:rPr>
        <w:t xml:space="preserve">tate Chief Information Officers report that </w:t>
      </w:r>
      <w:r w:rsidR="002D653B" w:rsidRPr="009D37F1">
        <w:rPr>
          <w:rStyle w:val="normaltextrun"/>
          <w:rFonts w:asciiTheme="minorHAnsi" w:hAnsiTheme="minorHAnsi" w:cs="Segoe UI"/>
        </w:rPr>
        <w:t xml:space="preserve">state budgets have </w:t>
      </w:r>
      <w:hyperlink r:id="rId22">
        <w:r w:rsidR="002D653B" w:rsidRPr="4EF8108D">
          <w:rPr>
            <w:rStyle w:val="Hyperlink"/>
            <w:rFonts w:asciiTheme="minorHAnsi" w:hAnsiTheme="minorHAnsi" w:cs="Segoe UI"/>
          </w:rPr>
          <w:t>not kept up</w:t>
        </w:r>
      </w:hyperlink>
      <w:r w:rsidR="002D653B" w:rsidRPr="009D37F1">
        <w:rPr>
          <w:rStyle w:val="normaltextrun"/>
          <w:rFonts w:asciiTheme="minorHAnsi" w:hAnsiTheme="minorHAnsi" w:cs="Segoe UI"/>
        </w:rPr>
        <w:t xml:space="preserve"> with the increasing demand for digital government services, including those that would collect and leverage data.</w:t>
      </w:r>
      <w:r w:rsidR="0037757B" w:rsidRPr="009D37F1">
        <w:rPr>
          <w:rStyle w:val="normaltextrun"/>
          <w:rFonts w:asciiTheme="minorHAnsi" w:hAnsiTheme="minorHAnsi" w:cs="Segoe UI"/>
        </w:rPr>
        <w:t xml:space="preserve"> </w:t>
      </w:r>
      <w:hyperlink r:id="rId23" w:anchor=":~:text=But%20the%20data%20the%20education%20agency%20provided%20were%20%E2%80%9Call%20over%20the%20map%2C%E2%80%9D">
        <w:r w:rsidR="37B91C8D" w:rsidRPr="576C3F5A">
          <w:rPr>
            <w:rStyle w:val="Hyperlink"/>
            <w:rFonts w:asciiTheme="minorHAnsi" w:hAnsiTheme="minorHAnsi" w:cs="Segoe UI"/>
          </w:rPr>
          <w:t>Budgetary and regulatory pressures limit states’ ability to experiment with new methodologies, data, and information technology</w:t>
        </w:r>
      </w:hyperlink>
      <w:r w:rsidR="65D8E834" w:rsidRPr="576C3F5A">
        <w:rPr>
          <w:rStyle w:val="normaltextrun"/>
          <w:rFonts w:asciiTheme="minorHAnsi" w:hAnsiTheme="minorHAnsi" w:cs="Segoe UI"/>
        </w:rPr>
        <w:t xml:space="preserve"> that would</w:t>
      </w:r>
      <w:r w:rsidR="4A9A7431" w:rsidRPr="576C3F5A">
        <w:rPr>
          <w:rStyle w:val="normaltextrun"/>
          <w:rFonts w:asciiTheme="minorHAnsi" w:hAnsiTheme="minorHAnsi" w:cs="Segoe UI"/>
        </w:rPr>
        <w:t xml:space="preserve"> allow the data we have to </w:t>
      </w:r>
      <w:r w:rsidR="1AE32E38" w:rsidRPr="576C3F5A">
        <w:rPr>
          <w:rStyle w:val="normaltextrun"/>
          <w:rFonts w:asciiTheme="minorHAnsi" w:hAnsiTheme="minorHAnsi" w:cs="Segoe UI"/>
        </w:rPr>
        <w:t>create value for Vermont</w:t>
      </w:r>
      <w:r w:rsidR="3A525C10" w:rsidRPr="576C3F5A">
        <w:rPr>
          <w:rStyle w:val="normaltextrun"/>
          <w:rFonts w:asciiTheme="minorHAnsi" w:hAnsiTheme="minorHAnsi" w:cs="Segoe UI"/>
        </w:rPr>
        <w:t xml:space="preserve">. </w:t>
      </w:r>
    </w:p>
    <w:p w14:paraId="75F676EC" w14:textId="77777777" w:rsidR="007911EA" w:rsidRDefault="007911EA" w:rsidP="007911E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="Segoe UI"/>
        </w:rPr>
      </w:pPr>
    </w:p>
    <w:p w14:paraId="4FB25319" w14:textId="1BA837CB" w:rsidR="001B1691" w:rsidRDefault="007911EA" w:rsidP="009D37F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="Segoe UI"/>
        </w:rPr>
      </w:pPr>
      <w:r>
        <w:rPr>
          <w:rStyle w:val="normaltextrun"/>
          <w:rFonts w:asciiTheme="minorHAnsi" w:hAnsiTheme="minorHAnsi" w:cs="Segoe UI"/>
        </w:rPr>
        <w:t xml:space="preserve">Vermont’s Agency of Digital Service’s </w:t>
      </w:r>
      <w:r>
        <w:rPr>
          <w:rStyle w:val="normaltextrun"/>
          <w:rFonts w:asciiTheme="minorHAnsi" w:hAnsiTheme="minorHAnsi" w:cs="Segoe UI"/>
          <w:i/>
          <w:iCs/>
        </w:rPr>
        <w:t>One ADS</w:t>
      </w:r>
      <w:r>
        <w:rPr>
          <w:rStyle w:val="normaltextrun"/>
          <w:rFonts w:asciiTheme="minorHAnsi" w:hAnsiTheme="minorHAnsi" w:cs="Segoe UI"/>
        </w:rPr>
        <w:t xml:space="preserve"> strategy is built on the understanding that Vermont’s techn</w:t>
      </w:r>
      <w:r w:rsidR="0007525D">
        <w:rPr>
          <w:rStyle w:val="normaltextrun"/>
          <w:rFonts w:asciiTheme="minorHAnsi" w:hAnsiTheme="minorHAnsi" w:cs="Segoe UI"/>
        </w:rPr>
        <w:t>ical</w:t>
      </w:r>
      <w:r>
        <w:rPr>
          <w:rStyle w:val="normaltextrun"/>
          <w:rFonts w:asciiTheme="minorHAnsi" w:hAnsiTheme="minorHAnsi" w:cs="Segoe UI"/>
        </w:rPr>
        <w:t xml:space="preserve"> systems are </w:t>
      </w:r>
      <w:hyperlink r:id="rId24">
        <w:r w:rsidR="2C783D1B" w:rsidRPr="576C3F5A">
          <w:rPr>
            <w:rStyle w:val="Hyperlink"/>
            <w:rFonts w:asciiTheme="minorHAnsi" w:hAnsiTheme="minorHAnsi" w:cs="Segoe UI"/>
          </w:rPr>
          <w:t>“fragmented, isolated, and increasingly difficult to maintain.”</w:t>
        </w:r>
      </w:hyperlink>
      <w:r w:rsidR="2C783D1B" w:rsidRPr="576C3F5A">
        <w:rPr>
          <w:rStyle w:val="normaltextrun"/>
          <w:rFonts w:asciiTheme="minorHAnsi" w:hAnsiTheme="minorHAnsi" w:cs="Segoe UI"/>
        </w:rPr>
        <w:t xml:space="preserve"> </w:t>
      </w:r>
      <w:r w:rsidR="6390A93C" w:rsidRPr="576C3F5A">
        <w:rPr>
          <w:rStyle w:val="normaltextrun"/>
          <w:rFonts w:asciiTheme="minorHAnsi" w:hAnsiTheme="minorHAnsi" w:cs="Segoe UI"/>
        </w:rPr>
        <w:t xml:space="preserve"> </w:t>
      </w:r>
      <w:r w:rsidR="1D4FA9EC" w:rsidRPr="576C3F5A">
        <w:rPr>
          <w:rStyle w:val="normaltextrun"/>
          <w:rFonts w:asciiTheme="minorHAnsi" w:hAnsiTheme="minorHAnsi" w:cs="Segoe UI"/>
        </w:rPr>
        <w:t xml:space="preserve">Digital </w:t>
      </w:r>
      <w:r w:rsidR="1D610B82" w:rsidRPr="576C3F5A">
        <w:rPr>
          <w:rStyle w:val="normaltextrun"/>
          <w:rFonts w:asciiTheme="minorHAnsi" w:hAnsiTheme="minorHAnsi" w:cs="Segoe UI"/>
        </w:rPr>
        <w:t>infrastructure</w:t>
      </w:r>
      <w:r w:rsidR="519D5531" w:rsidRPr="576C3F5A">
        <w:rPr>
          <w:rStyle w:val="normaltextrun"/>
          <w:rFonts w:asciiTheme="minorHAnsi" w:hAnsiTheme="minorHAnsi" w:cs="Segoe UI"/>
        </w:rPr>
        <w:t xml:space="preserve"> </w:t>
      </w:r>
      <w:r w:rsidR="7C4C2880" w:rsidRPr="576C3F5A">
        <w:rPr>
          <w:rStyle w:val="normaltextrun"/>
          <w:rFonts w:asciiTheme="minorHAnsi" w:hAnsiTheme="minorHAnsi" w:cs="Segoe UI"/>
        </w:rPr>
        <w:t xml:space="preserve">lays the foundation for </w:t>
      </w:r>
      <w:r w:rsidR="56FBFCD0" w:rsidRPr="576C3F5A">
        <w:rPr>
          <w:rStyle w:val="normaltextrun"/>
          <w:rFonts w:asciiTheme="minorHAnsi" w:hAnsiTheme="minorHAnsi" w:cs="Segoe UI"/>
        </w:rPr>
        <w:t xml:space="preserve">the utilization of data. </w:t>
      </w:r>
      <w:r w:rsidR="00CA301C">
        <w:rPr>
          <w:rStyle w:val="normaltextrun"/>
          <w:rFonts w:asciiTheme="minorHAnsi" w:hAnsiTheme="minorHAnsi" w:cs="Segoe UI"/>
        </w:rPr>
        <w:t xml:space="preserve">If government officials </w:t>
      </w:r>
      <w:r w:rsidR="00F44381">
        <w:rPr>
          <w:rStyle w:val="normaltextrun"/>
          <w:rFonts w:asciiTheme="minorHAnsi" w:hAnsiTheme="minorHAnsi" w:cs="Segoe UI"/>
        </w:rPr>
        <w:t>and community leader</w:t>
      </w:r>
      <w:r w:rsidR="005F6461">
        <w:rPr>
          <w:rStyle w:val="normaltextrun"/>
          <w:rFonts w:asciiTheme="minorHAnsi" w:hAnsiTheme="minorHAnsi" w:cs="Segoe UI"/>
        </w:rPr>
        <w:t>s</w:t>
      </w:r>
      <w:r w:rsidR="00741C3B">
        <w:rPr>
          <w:rStyle w:val="normaltextrun"/>
          <w:rFonts w:asciiTheme="minorHAnsi" w:hAnsiTheme="minorHAnsi" w:cs="Segoe UI"/>
        </w:rPr>
        <w:t xml:space="preserve"> face </w:t>
      </w:r>
      <w:r w:rsidR="00AC558A">
        <w:rPr>
          <w:rStyle w:val="normaltextrun"/>
          <w:rFonts w:asciiTheme="minorHAnsi" w:hAnsiTheme="minorHAnsi" w:cs="Segoe UI"/>
        </w:rPr>
        <w:t>dif</w:t>
      </w:r>
      <w:r w:rsidR="00FC3A84">
        <w:rPr>
          <w:rStyle w:val="normaltextrun"/>
          <w:rFonts w:asciiTheme="minorHAnsi" w:hAnsiTheme="minorHAnsi" w:cs="Segoe UI"/>
        </w:rPr>
        <w:t xml:space="preserve">ficulty </w:t>
      </w:r>
      <w:r w:rsidR="00EC67B9">
        <w:rPr>
          <w:rStyle w:val="normaltextrun"/>
          <w:rFonts w:asciiTheme="minorHAnsi" w:hAnsiTheme="minorHAnsi" w:cs="Segoe UI"/>
        </w:rPr>
        <w:t xml:space="preserve">accessing </w:t>
      </w:r>
      <w:r w:rsidR="009765E1">
        <w:rPr>
          <w:rStyle w:val="normaltextrun"/>
          <w:rFonts w:asciiTheme="minorHAnsi" w:hAnsiTheme="minorHAnsi" w:cs="Segoe UI"/>
        </w:rPr>
        <w:t xml:space="preserve">digital services that provide access to and visualization of </w:t>
      </w:r>
      <w:r w:rsidR="23CB29A2" w:rsidRPr="576C3F5A">
        <w:rPr>
          <w:rStyle w:val="normaltextrun"/>
          <w:rFonts w:asciiTheme="minorHAnsi" w:hAnsiTheme="minorHAnsi" w:cs="Segoe UI"/>
        </w:rPr>
        <w:t xml:space="preserve">open </w:t>
      </w:r>
      <w:r w:rsidR="009765E1">
        <w:rPr>
          <w:rStyle w:val="normaltextrun"/>
          <w:rFonts w:asciiTheme="minorHAnsi" w:hAnsiTheme="minorHAnsi" w:cs="Segoe UI"/>
        </w:rPr>
        <w:t>government data</w:t>
      </w:r>
      <w:r w:rsidR="00C0213D">
        <w:rPr>
          <w:rStyle w:val="normaltextrun"/>
          <w:rFonts w:asciiTheme="minorHAnsi" w:hAnsiTheme="minorHAnsi" w:cs="Segoe UI"/>
        </w:rPr>
        <w:t>,</w:t>
      </w:r>
      <w:r w:rsidR="00781970">
        <w:rPr>
          <w:rStyle w:val="normaltextrun"/>
          <w:rFonts w:asciiTheme="minorHAnsi" w:hAnsiTheme="minorHAnsi" w:cs="Segoe UI"/>
        </w:rPr>
        <w:t xml:space="preserve"> </w:t>
      </w:r>
      <w:r w:rsidR="4357D8EF" w:rsidRPr="576C3F5A">
        <w:rPr>
          <w:rStyle w:val="normaltextrun"/>
          <w:rFonts w:asciiTheme="minorHAnsi" w:hAnsiTheme="minorHAnsi" w:cs="Segoe UI"/>
        </w:rPr>
        <w:t xml:space="preserve">it reduces the potential of this critical resource. </w:t>
      </w:r>
    </w:p>
    <w:p w14:paraId="694D87DF" w14:textId="72E17E2C" w:rsidR="00DF7DD9" w:rsidRPr="003234C2" w:rsidRDefault="00DF7DD9" w:rsidP="009D37F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="Segoe UI"/>
          <w:u w:val="single"/>
        </w:rPr>
      </w:pPr>
    </w:p>
    <w:p w14:paraId="1E24586F" w14:textId="1E09C0DA" w:rsidR="008029CB" w:rsidRPr="003234C2" w:rsidRDefault="59484D9F" w:rsidP="009D37F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="Segoe UI"/>
          <w:u w:val="single"/>
        </w:rPr>
      </w:pPr>
      <w:r w:rsidRPr="576C3F5A">
        <w:rPr>
          <w:rStyle w:val="normaltextrun"/>
          <w:rFonts w:asciiTheme="minorHAnsi" w:hAnsiTheme="minorHAnsi" w:cs="Segoe UI"/>
          <w:u w:val="single"/>
        </w:rPr>
        <w:t xml:space="preserve">Data </w:t>
      </w:r>
      <w:r w:rsidR="005D22C5" w:rsidRPr="003234C2">
        <w:rPr>
          <w:rStyle w:val="normaltextrun"/>
          <w:rFonts w:asciiTheme="minorHAnsi" w:hAnsiTheme="minorHAnsi" w:cs="Segoe UI"/>
          <w:u w:val="single"/>
        </w:rPr>
        <w:t>Challenges</w:t>
      </w:r>
    </w:p>
    <w:p w14:paraId="1D92A0B1" w14:textId="77777777" w:rsidR="0003721C" w:rsidRDefault="0003721C" w:rsidP="009D37F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="Segoe UI"/>
        </w:rPr>
      </w:pPr>
    </w:p>
    <w:p w14:paraId="2643D1F5" w14:textId="53598C30" w:rsidR="00AF7AB8" w:rsidRDefault="3508B83E" w:rsidP="00AF7AB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="Segoe UI"/>
        </w:rPr>
      </w:pPr>
      <w:r w:rsidRPr="576C3F5A">
        <w:rPr>
          <w:rStyle w:val="normaltextrun"/>
          <w:rFonts w:asciiTheme="minorHAnsi" w:hAnsiTheme="minorHAnsi" w:cs="Segoe UI"/>
        </w:rPr>
        <w:t xml:space="preserve">Recently, </w:t>
      </w:r>
      <w:r w:rsidR="734A0052" w:rsidRPr="576C3F5A">
        <w:rPr>
          <w:rStyle w:val="normaltextrun"/>
          <w:rFonts w:asciiTheme="minorHAnsi" w:hAnsiTheme="minorHAnsi" w:cs="Segoe UI"/>
        </w:rPr>
        <w:t xml:space="preserve">Vermont </w:t>
      </w:r>
      <w:r w:rsidRPr="576C3F5A">
        <w:rPr>
          <w:rStyle w:val="normaltextrun"/>
          <w:rFonts w:asciiTheme="minorHAnsi" w:hAnsiTheme="minorHAnsi" w:cs="Segoe UI"/>
        </w:rPr>
        <w:t xml:space="preserve">lawmakers have expressed difficulties in using available </w:t>
      </w:r>
      <w:r w:rsidR="001B11A2" w:rsidRPr="576C3F5A">
        <w:rPr>
          <w:rStyle w:val="normaltextrun"/>
          <w:rFonts w:asciiTheme="minorHAnsi" w:hAnsiTheme="minorHAnsi" w:cs="Segoe UI"/>
        </w:rPr>
        <w:t>data, describing</w:t>
      </w:r>
      <w:r w:rsidRPr="576C3F5A">
        <w:rPr>
          <w:rStyle w:val="normaltextrun"/>
          <w:rFonts w:asciiTheme="minorHAnsi" w:hAnsiTheme="minorHAnsi" w:cs="Segoe UI"/>
        </w:rPr>
        <w:t xml:space="preserve"> what’s available as </w:t>
      </w:r>
      <w:hyperlink r:id="rId25" w:anchor=":~:text=The%20data%20that%20state%20agencies%20release%20are%20frequently%20incomplete%20or%20inaccurate%2E%20Outdated%20information%20technology%20systems%20often%20are%20to%20blame">
        <w:r w:rsidRPr="576C3F5A">
          <w:rPr>
            <w:rStyle w:val="Hyperlink"/>
            <w:rFonts w:asciiTheme="minorHAnsi" w:hAnsiTheme="minorHAnsi" w:cs="Segoe UI"/>
          </w:rPr>
          <w:t>“frequently incomplete or inaccurate”</w:t>
        </w:r>
      </w:hyperlink>
      <w:r w:rsidRPr="576C3F5A">
        <w:rPr>
          <w:rStyle w:val="normaltextrun"/>
          <w:rFonts w:asciiTheme="minorHAnsi" w:hAnsiTheme="minorHAnsi" w:cs="Segoe UI"/>
        </w:rPr>
        <w:t xml:space="preserve"> according to </w:t>
      </w:r>
      <w:r w:rsidRPr="576C3F5A">
        <w:rPr>
          <w:rStyle w:val="normaltextrun"/>
          <w:rFonts w:asciiTheme="minorHAnsi" w:hAnsiTheme="minorHAnsi" w:cs="Segoe UI"/>
          <w:i/>
          <w:iCs/>
        </w:rPr>
        <w:t>Seven Days</w:t>
      </w:r>
      <w:r w:rsidRPr="576C3F5A">
        <w:rPr>
          <w:rStyle w:val="normaltextrun"/>
          <w:rFonts w:asciiTheme="minorHAnsi" w:hAnsiTheme="minorHAnsi" w:cs="Segoe UI"/>
        </w:rPr>
        <w:t xml:space="preserve">. Sen. Martine Gulick described the data as </w:t>
      </w:r>
      <w:hyperlink r:id="rId26" w:anchor=":~:text=But%20the%20data%20the%20education%20agency%20provided%20were%20%E2%80%9Call%20over%20the%20map%2C%E2%80%9D">
        <w:r w:rsidRPr="576C3F5A">
          <w:rPr>
            <w:rStyle w:val="Hyperlink"/>
            <w:rFonts w:asciiTheme="minorHAnsi" w:hAnsiTheme="minorHAnsi" w:cs="Segoe UI"/>
          </w:rPr>
          <w:t>“all over the map,”</w:t>
        </w:r>
      </w:hyperlink>
      <w:r w:rsidRPr="576C3F5A">
        <w:rPr>
          <w:rStyle w:val="normaltextrun"/>
          <w:rFonts w:asciiTheme="minorHAnsi" w:hAnsiTheme="minorHAnsi" w:cs="Segoe UI"/>
        </w:rPr>
        <w:t xml:space="preserve"> and when emphasizing the importance of data to lawmaking, </w:t>
      </w:r>
      <w:r w:rsidR="7D31F779" w:rsidRPr="576C3F5A">
        <w:rPr>
          <w:rStyle w:val="normaltextrun"/>
          <w:rFonts w:asciiTheme="minorHAnsi" w:hAnsiTheme="minorHAnsi" w:cs="Segoe UI"/>
        </w:rPr>
        <w:t xml:space="preserve">noting </w:t>
      </w:r>
      <w:r w:rsidRPr="576C3F5A">
        <w:rPr>
          <w:rStyle w:val="normaltextrun"/>
          <w:rFonts w:asciiTheme="minorHAnsi" w:hAnsiTheme="minorHAnsi" w:cs="Segoe UI"/>
        </w:rPr>
        <w:t xml:space="preserve">that “If we don’t have the right data, </w:t>
      </w:r>
      <w:hyperlink r:id="rId27" w:anchor=":~:text=%E2%80%9CData%20is%20incredibly%20important%20to%20everything%20we%20do%20in%20the%20legislature%2C%E2%80%9D%20Gulick%20said%2E%20%E2%80%9CIf%20we%20don%E2%80%99t%20have%20the%20right%20data%2C%20the%20consequences%20could%20be%20devastating%2E%E2%80%9D">
        <w:r w:rsidRPr="576C3F5A">
          <w:rPr>
            <w:rStyle w:val="Hyperlink"/>
            <w:rFonts w:asciiTheme="minorHAnsi" w:hAnsiTheme="minorHAnsi" w:cs="Segoe UI"/>
          </w:rPr>
          <w:t>the consequences could be devastating.”</w:t>
        </w:r>
      </w:hyperlink>
      <w:r w:rsidRPr="576C3F5A">
        <w:rPr>
          <w:rStyle w:val="normaltextrun"/>
          <w:rFonts w:asciiTheme="minorHAnsi" w:hAnsiTheme="minorHAnsi" w:cs="Segoe UI"/>
        </w:rPr>
        <w:t xml:space="preserve"> </w:t>
      </w:r>
    </w:p>
    <w:p w14:paraId="65FA9D49" w14:textId="6FDB42DF" w:rsidR="00C00DD4" w:rsidRPr="009D37F1" w:rsidRDefault="00C00DD4" w:rsidP="009D37F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="Segoe UI"/>
        </w:rPr>
      </w:pPr>
    </w:p>
    <w:p w14:paraId="42AF174A" w14:textId="5B771FF9" w:rsidR="002A2A52" w:rsidRPr="009D37F1" w:rsidRDefault="00790D97" w:rsidP="009D37F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="Segoe UI"/>
        </w:rPr>
      </w:pPr>
      <w:r w:rsidRPr="009D37F1">
        <w:rPr>
          <w:rStyle w:val="normaltextrun"/>
          <w:rFonts w:asciiTheme="minorHAnsi" w:hAnsiTheme="minorHAnsi" w:cs="Segoe UI"/>
        </w:rPr>
        <w:t xml:space="preserve">States managing their own data face their </w:t>
      </w:r>
      <w:hyperlink r:id="rId28" w:anchor=":~:text=Common,many%20states">
        <w:r w:rsidR="5927C667" w:rsidRPr="576C3F5A">
          <w:rPr>
            <w:rStyle w:val="Hyperlink"/>
            <w:rFonts w:asciiTheme="minorHAnsi" w:hAnsiTheme="minorHAnsi" w:cs="Segoe UI"/>
          </w:rPr>
          <w:t>own isolated problems</w:t>
        </w:r>
      </w:hyperlink>
      <w:r w:rsidR="5927C667" w:rsidRPr="576C3F5A">
        <w:rPr>
          <w:rStyle w:val="normaltextrun"/>
          <w:rFonts w:asciiTheme="minorHAnsi" w:hAnsiTheme="minorHAnsi" w:cs="Segoe UI"/>
        </w:rPr>
        <w:t>.</w:t>
      </w:r>
      <w:r w:rsidRPr="009D37F1">
        <w:rPr>
          <w:rStyle w:val="normaltextrun"/>
          <w:rFonts w:asciiTheme="minorHAnsi" w:hAnsiTheme="minorHAnsi" w:cs="Segoe UI"/>
        </w:rPr>
        <w:t xml:space="preserve"> Their data is often not standardized</w:t>
      </w:r>
      <w:r w:rsidR="009D2B7C" w:rsidRPr="009D37F1">
        <w:rPr>
          <w:rStyle w:val="normaltextrun"/>
          <w:rFonts w:asciiTheme="minorHAnsi" w:hAnsiTheme="minorHAnsi" w:cs="Segoe UI"/>
        </w:rPr>
        <w:t xml:space="preserve"> in format or quality, and rarely do avenues exist for agencies to collaborate </w:t>
      </w:r>
      <w:r w:rsidR="00C43B5A" w:rsidRPr="009D37F1">
        <w:rPr>
          <w:rStyle w:val="normaltextrun"/>
          <w:rFonts w:asciiTheme="minorHAnsi" w:hAnsiTheme="minorHAnsi" w:cs="Segoe UI"/>
        </w:rPr>
        <w:t xml:space="preserve">and share data </w:t>
      </w:r>
      <w:r w:rsidR="002F1FFB" w:rsidRPr="009D37F1">
        <w:rPr>
          <w:rStyle w:val="normaltextrun"/>
          <w:rFonts w:asciiTheme="minorHAnsi" w:hAnsiTheme="minorHAnsi" w:cs="Segoe UI"/>
        </w:rPr>
        <w:t xml:space="preserve">with others. </w:t>
      </w:r>
      <w:r w:rsidR="39696CCC" w:rsidRPr="576C3F5A">
        <w:rPr>
          <w:rStyle w:val="normaltextrun"/>
          <w:rFonts w:asciiTheme="minorHAnsi" w:hAnsiTheme="minorHAnsi" w:cs="Segoe UI"/>
        </w:rPr>
        <w:t xml:space="preserve">Additionally, </w:t>
      </w:r>
      <w:hyperlink r:id="rId29">
        <w:r w:rsidR="39696CCC" w:rsidRPr="03AA57DE">
          <w:rPr>
            <w:rStyle w:val="Hyperlink"/>
            <w:rFonts w:asciiTheme="minorHAnsi" w:hAnsiTheme="minorHAnsi" w:cs="Segoe UI"/>
          </w:rPr>
          <w:t>state</w:t>
        </w:r>
        <w:r w:rsidR="309FE374" w:rsidRPr="03AA57DE">
          <w:rPr>
            <w:rStyle w:val="Hyperlink"/>
            <w:rFonts w:asciiTheme="minorHAnsi" w:hAnsiTheme="minorHAnsi" w:cs="Segoe UI"/>
          </w:rPr>
          <w:t>-produced</w:t>
        </w:r>
        <w:r w:rsidR="39696CCC" w:rsidRPr="03AA57DE">
          <w:rPr>
            <w:rStyle w:val="Hyperlink"/>
            <w:rFonts w:asciiTheme="minorHAnsi" w:hAnsiTheme="minorHAnsi" w:cs="Segoe UI"/>
          </w:rPr>
          <w:t xml:space="preserve"> data are integrated into federal statistics</w:t>
        </w:r>
      </w:hyperlink>
      <w:r w:rsidR="39696CCC" w:rsidRPr="576C3F5A">
        <w:rPr>
          <w:rStyle w:val="normaltextrun"/>
          <w:rFonts w:asciiTheme="minorHAnsi" w:hAnsiTheme="minorHAnsi" w:cs="Segoe UI"/>
        </w:rPr>
        <w:t>,</w:t>
      </w:r>
      <w:r w:rsidR="1DB4F99C" w:rsidRPr="576C3F5A">
        <w:rPr>
          <w:rStyle w:val="normaltextrun"/>
          <w:rFonts w:asciiTheme="minorHAnsi" w:hAnsiTheme="minorHAnsi" w:cs="Segoe UI"/>
        </w:rPr>
        <w:t xml:space="preserve"> meaning that any inaccurate data in a state’s analyses </w:t>
      </w:r>
      <w:r w:rsidR="345759B5" w:rsidRPr="576C3F5A">
        <w:rPr>
          <w:rStyle w:val="normaltextrun"/>
          <w:rFonts w:asciiTheme="minorHAnsi" w:hAnsiTheme="minorHAnsi" w:cs="Segoe UI"/>
        </w:rPr>
        <w:t xml:space="preserve">has the potential to scale when used. </w:t>
      </w:r>
    </w:p>
    <w:p w14:paraId="0E9E2C76" w14:textId="77777777" w:rsidR="00FA6FD6" w:rsidRPr="009D37F1" w:rsidRDefault="00FA6FD6" w:rsidP="009D37F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="Segoe UI"/>
        </w:rPr>
      </w:pPr>
    </w:p>
    <w:p w14:paraId="7023E774" w14:textId="529EB31C" w:rsidR="008604DC" w:rsidRPr="009D37F1" w:rsidRDefault="5890909B" w:rsidP="009D37F1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</w:rPr>
      </w:pPr>
      <w:r w:rsidRPr="576C3F5A">
        <w:rPr>
          <w:rStyle w:val="normaltextrun"/>
          <w:rFonts w:asciiTheme="minorHAnsi" w:hAnsiTheme="minorHAnsi" w:cs="Segoe UI"/>
        </w:rPr>
        <w:t>D</w:t>
      </w:r>
      <w:r w:rsidR="008604DC" w:rsidRPr="009D37F1">
        <w:rPr>
          <w:rStyle w:val="normaltextrun"/>
          <w:rFonts w:asciiTheme="minorHAnsi" w:hAnsiTheme="minorHAnsi" w:cs="Segoe UI"/>
        </w:rPr>
        <w:t xml:space="preserve">ata for things like policymaking, development, public services, agriculture, and distribution of state </w:t>
      </w:r>
      <w:r w:rsidR="002064FF">
        <w:rPr>
          <w:rStyle w:val="normaltextrun"/>
          <w:rFonts w:asciiTheme="minorHAnsi" w:hAnsiTheme="minorHAnsi" w:cs="Segoe UI"/>
        </w:rPr>
        <w:t>funds are difficult to access and utilize in</w:t>
      </w:r>
      <w:r w:rsidR="008604DC" w:rsidRPr="009D37F1">
        <w:rPr>
          <w:rStyle w:val="normaltextrun"/>
          <w:rFonts w:asciiTheme="minorHAnsi" w:hAnsiTheme="minorHAnsi" w:cs="Segoe UI"/>
        </w:rPr>
        <w:t xml:space="preserve"> their current format without </w:t>
      </w:r>
      <w:r w:rsidR="00BB3501">
        <w:rPr>
          <w:rStyle w:val="normaltextrun"/>
          <w:rFonts w:asciiTheme="minorHAnsi" w:hAnsiTheme="minorHAnsi" w:cs="Segoe UI"/>
        </w:rPr>
        <w:t xml:space="preserve">capacity and </w:t>
      </w:r>
      <w:r w:rsidR="008604DC" w:rsidRPr="009D37F1">
        <w:rPr>
          <w:rStyle w:val="normaltextrun"/>
          <w:rFonts w:asciiTheme="minorHAnsi" w:hAnsiTheme="minorHAnsi" w:cs="Segoe UI"/>
        </w:rPr>
        <w:t xml:space="preserve">technical expertise, something that </w:t>
      </w:r>
      <w:hyperlink r:id="rId30">
        <w:r w:rsidR="10C2CCE4" w:rsidRPr="576C3F5A">
          <w:rPr>
            <w:rStyle w:val="Hyperlink"/>
            <w:rFonts w:asciiTheme="minorHAnsi" w:hAnsiTheme="minorHAnsi" w:cs="Segoe UI"/>
          </w:rPr>
          <w:t>Vermont’s rural communities </w:t>
        </w:r>
        <w:r w:rsidR="6DE12243" w:rsidRPr="576C3F5A">
          <w:rPr>
            <w:rStyle w:val="Hyperlink"/>
            <w:rFonts w:asciiTheme="minorHAnsi" w:hAnsiTheme="minorHAnsi" w:cs="Segoe UI"/>
          </w:rPr>
          <w:t xml:space="preserve">often </w:t>
        </w:r>
        <w:r w:rsidR="10C2CCE4" w:rsidRPr="576C3F5A">
          <w:rPr>
            <w:rStyle w:val="Hyperlink"/>
            <w:rFonts w:asciiTheme="minorHAnsi" w:hAnsiTheme="minorHAnsi" w:cs="Segoe UI"/>
          </w:rPr>
          <w:t>lack</w:t>
        </w:r>
      </w:hyperlink>
      <w:r w:rsidR="6DE12243" w:rsidRPr="576C3F5A">
        <w:rPr>
          <w:rStyle w:val="normaltextrun"/>
          <w:rFonts w:asciiTheme="minorHAnsi" w:hAnsiTheme="minorHAnsi" w:cs="Segoe UI"/>
        </w:rPr>
        <w:t xml:space="preserve">. </w:t>
      </w:r>
    </w:p>
    <w:p w14:paraId="7214589B" w14:textId="77777777" w:rsidR="00262223" w:rsidRPr="009D37F1" w:rsidRDefault="00262223" w:rsidP="009D37F1">
      <w:pPr>
        <w:spacing w:line="240" w:lineRule="auto"/>
      </w:pPr>
    </w:p>
    <w:p w14:paraId="4C9DF4AF" w14:textId="6E3E3750" w:rsidR="008604DC" w:rsidRPr="009D37F1" w:rsidRDefault="008604DC" w:rsidP="009D37F1">
      <w:pPr>
        <w:spacing w:line="240" w:lineRule="auto"/>
        <w:rPr>
          <w:b/>
          <w:bCs/>
        </w:rPr>
      </w:pPr>
      <w:r w:rsidRPr="009D37F1">
        <w:rPr>
          <w:b/>
          <w:bCs/>
        </w:rPr>
        <w:t xml:space="preserve">The Challenge of Capacity </w:t>
      </w:r>
    </w:p>
    <w:p w14:paraId="562633BD" w14:textId="4E1C3CC8" w:rsidR="008604DC" w:rsidRPr="009D37F1" w:rsidRDefault="008604DC" w:rsidP="009D37F1">
      <w:pPr>
        <w:spacing w:line="240" w:lineRule="auto"/>
        <w:rPr>
          <w:color w:val="000000"/>
          <w:bdr w:val="none" w:sz="0" w:space="0" w:color="auto" w:frame="1"/>
          <w:shd w:val="clear" w:color="auto" w:fill="C6C6C6"/>
        </w:rPr>
      </w:pPr>
      <w:r w:rsidRPr="009D37F1">
        <w:rPr>
          <w:rStyle w:val="normaltextrun"/>
          <w:color w:val="000000"/>
          <w:shd w:val="clear" w:color="auto" w:fill="FFFFFF"/>
        </w:rPr>
        <w:t>Rural areas face a </w:t>
      </w:r>
      <w:hyperlink r:id="rId31" w:history="1">
        <w:r w:rsidR="0001163F" w:rsidRPr="0001163F">
          <w:rPr>
            <w:rStyle w:val="Hyperlink"/>
            <w:shd w:val="clear" w:color="auto" w:fill="FFFFFF"/>
          </w:rPr>
          <w:t xml:space="preserve">strain on public </w:t>
        </w:r>
        <w:r w:rsidR="0001163F" w:rsidRPr="0001163F">
          <w:rPr>
            <w:rStyle w:val="Hyperlink"/>
          </w:rPr>
          <w:t>resources</w:t>
        </w:r>
      </w:hyperlink>
      <w:r w:rsidRPr="007B804C">
        <w:rPr>
          <w:rStyle w:val="normaltextrun"/>
          <w:color w:val="000000" w:themeColor="text1"/>
        </w:rPr>
        <w:t>.</w:t>
      </w:r>
      <w:r w:rsidRPr="6CE7A632">
        <w:rPr>
          <w:rStyle w:val="normaltextrun"/>
          <w:color w:val="000000" w:themeColor="text1"/>
        </w:rPr>
        <w:t xml:space="preserve"> </w:t>
      </w:r>
      <w:r w:rsidR="00004236">
        <w:rPr>
          <w:rStyle w:val="normaltextrun"/>
          <w:color w:val="000000" w:themeColor="text1"/>
        </w:rPr>
        <w:t>Common i</w:t>
      </w:r>
      <w:r w:rsidR="00B870AB">
        <w:rPr>
          <w:rStyle w:val="normaltextrun"/>
          <w:color w:val="000000" w:themeColor="text1"/>
        </w:rPr>
        <w:t>ssues like s</w:t>
      </w:r>
      <w:r w:rsidRPr="6CE7A632">
        <w:rPr>
          <w:rStyle w:val="normaltextrun"/>
          <w:color w:val="000000" w:themeColor="text1"/>
        </w:rPr>
        <w:t>maller tax bases</w:t>
      </w:r>
      <w:r w:rsidR="00B870AB">
        <w:rPr>
          <w:rStyle w:val="normaltextrun"/>
          <w:color w:val="000000" w:themeColor="text1"/>
        </w:rPr>
        <w:t xml:space="preserve">, </w:t>
      </w:r>
      <w:r w:rsidRPr="6CE7A632">
        <w:rPr>
          <w:rStyle w:val="normaltextrun"/>
          <w:color w:val="000000" w:themeColor="text1"/>
        </w:rPr>
        <w:t>limited staffing, less access to flexible funding, and higher per-capita public spending construct</w:t>
      </w:r>
      <w:r w:rsidR="0023459D" w:rsidRPr="6CE7A632">
        <w:rPr>
          <w:rStyle w:val="normaltextrun"/>
          <w:color w:val="000000" w:themeColor="text1"/>
        </w:rPr>
        <w:t xml:space="preserve"> </w:t>
      </w:r>
      <w:r w:rsidRPr="6CE7A632">
        <w:rPr>
          <w:rStyle w:val="normaltextrun"/>
          <w:color w:val="000000" w:themeColor="text1"/>
        </w:rPr>
        <w:t>barriers to </w:t>
      </w:r>
      <w:hyperlink r:id="rId32" w:history="1">
        <w:r w:rsidR="00B870AB" w:rsidRPr="00B870AB">
          <w:rPr>
            <w:rStyle w:val="Hyperlink"/>
          </w:rPr>
          <w:t>evaluating</w:t>
        </w:r>
      </w:hyperlink>
      <w:r w:rsidR="00B870AB">
        <w:rPr>
          <w:rStyle w:val="normaltextrun"/>
          <w:color w:val="000000" w:themeColor="text1"/>
        </w:rPr>
        <w:t xml:space="preserve"> and </w:t>
      </w:r>
      <w:r w:rsidRPr="6CE7A632">
        <w:rPr>
          <w:rStyle w:val="normaltextrun"/>
          <w:color w:val="000000" w:themeColor="text1"/>
        </w:rPr>
        <w:t>supporting basic public services</w:t>
      </w:r>
      <w:r w:rsidR="00004236">
        <w:rPr>
          <w:rStyle w:val="normaltextrun"/>
          <w:color w:val="000000" w:themeColor="text1"/>
        </w:rPr>
        <w:t xml:space="preserve">, </w:t>
      </w:r>
      <w:hyperlink r:id="rId33" w:history="1">
        <w:r w:rsidR="00DD719E" w:rsidRPr="00DD719E">
          <w:rPr>
            <w:rStyle w:val="Hyperlink"/>
          </w:rPr>
          <w:t>rural resources are stretched thin</w:t>
        </w:r>
      </w:hyperlink>
      <w:r w:rsidRPr="6CE7A632">
        <w:rPr>
          <w:rStyle w:val="normaltextrun"/>
          <w:color w:val="000000" w:themeColor="text1"/>
        </w:rPr>
        <w:t xml:space="preserve">, and people are </w:t>
      </w:r>
      <w:hyperlink r:id="rId34" w:history="1">
        <w:r w:rsidR="000C613E" w:rsidRPr="000C613E">
          <w:rPr>
            <w:rStyle w:val="Hyperlink"/>
          </w:rPr>
          <w:t>directly affected</w:t>
        </w:r>
      </w:hyperlink>
      <w:r w:rsidRPr="6CE7A632">
        <w:rPr>
          <w:rStyle w:val="normaltextrun"/>
          <w:color w:val="000000" w:themeColor="text1"/>
        </w:rPr>
        <w:t>. </w:t>
      </w:r>
    </w:p>
    <w:p w14:paraId="709A7305" w14:textId="34DABF63" w:rsidR="008604DC" w:rsidRPr="001D26A5" w:rsidRDefault="00C10B07" w:rsidP="009D37F1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="Segoe UI"/>
        </w:rPr>
      </w:pPr>
      <w:r>
        <w:rPr>
          <w:rStyle w:val="normaltextrun"/>
          <w:rFonts w:asciiTheme="minorHAnsi" w:hAnsiTheme="minorHAnsi" w:cs="Segoe UI"/>
        </w:rPr>
        <w:t xml:space="preserve">When a town can’t tell whether a policy </w:t>
      </w:r>
      <w:r w:rsidR="00323FD5">
        <w:rPr>
          <w:rStyle w:val="normaltextrun"/>
          <w:rFonts w:asciiTheme="minorHAnsi" w:hAnsiTheme="minorHAnsi" w:cs="Segoe UI"/>
        </w:rPr>
        <w:t>worked, it can’t make the case to</w:t>
      </w:r>
      <w:r w:rsidR="00B916B3">
        <w:rPr>
          <w:rStyle w:val="normaltextrun"/>
          <w:rFonts w:asciiTheme="minorHAnsi" w:hAnsiTheme="minorHAnsi" w:cs="Segoe UI"/>
        </w:rPr>
        <w:t xml:space="preserve"> its people to</w:t>
      </w:r>
      <w:r w:rsidR="00323FD5">
        <w:rPr>
          <w:rStyle w:val="normaltextrun"/>
          <w:rFonts w:asciiTheme="minorHAnsi" w:hAnsiTheme="minorHAnsi" w:cs="Segoe UI"/>
        </w:rPr>
        <w:t xml:space="preserve"> continue, expand, or replace it</w:t>
      </w:r>
      <w:r w:rsidR="00F766F9">
        <w:rPr>
          <w:rStyle w:val="normaltextrun"/>
          <w:rFonts w:asciiTheme="minorHAnsi" w:hAnsiTheme="minorHAnsi" w:cs="Segoe UI"/>
        </w:rPr>
        <w:t>, and it certainly can’t make that case to a</w:t>
      </w:r>
      <w:r w:rsidR="00B916B3">
        <w:rPr>
          <w:rStyle w:val="normaltextrun"/>
          <w:rFonts w:asciiTheme="minorHAnsi" w:hAnsiTheme="minorHAnsi" w:cs="Segoe UI"/>
        </w:rPr>
        <w:t>nother</w:t>
      </w:r>
      <w:r w:rsidR="00F766F9">
        <w:rPr>
          <w:rStyle w:val="normaltextrun"/>
          <w:rFonts w:asciiTheme="minorHAnsi" w:hAnsiTheme="minorHAnsi" w:cs="Segoe UI"/>
        </w:rPr>
        <w:t xml:space="preserve"> funder or the federal government. </w:t>
      </w:r>
      <w:r w:rsidR="4CAFB192" w:rsidRPr="576C3F5A">
        <w:rPr>
          <w:rStyle w:val="normaltextrun"/>
          <w:rFonts w:asciiTheme="minorHAnsi" w:hAnsiTheme="minorHAnsi" w:cs="Segoe UI"/>
        </w:rPr>
        <w:t xml:space="preserve">Over time, </w:t>
      </w:r>
      <w:hyperlink r:id="rId35">
        <w:r w:rsidR="7E7B7E61" w:rsidRPr="576C3F5A">
          <w:rPr>
            <w:rStyle w:val="Hyperlink"/>
            <w:rFonts w:asciiTheme="minorHAnsi" w:hAnsiTheme="minorHAnsi" w:cs="Segoe UI"/>
          </w:rPr>
          <w:t>communities that can measure their results adapt faster</w:t>
        </w:r>
      </w:hyperlink>
      <w:r w:rsidR="7E7B7E61" w:rsidRPr="576C3F5A">
        <w:rPr>
          <w:rStyle w:val="normaltextrun"/>
          <w:rFonts w:asciiTheme="minorHAnsi" w:hAnsiTheme="minorHAnsi" w:cs="Segoe UI"/>
        </w:rPr>
        <w:t xml:space="preserve"> than communities that cannot. </w:t>
      </w:r>
    </w:p>
    <w:p w14:paraId="69098401" w14:textId="77777777" w:rsidR="00924D21" w:rsidRDefault="00924D21" w:rsidP="009D37F1">
      <w:pPr>
        <w:spacing w:line="240" w:lineRule="auto"/>
        <w:rPr>
          <w:rStyle w:val="eop"/>
          <w:color w:val="000000"/>
          <w:shd w:val="clear" w:color="auto" w:fill="FFFFFF"/>
        </w:rPr>
      </w:pPr>
    </w:p>
    <w:p w14:paraId="6413DAA5" w14:textId="1DA2CFA4" w:rsidR="00C21D76" w:rsidRDefault="00C21D76" w:rsidP="009D37F1">
      <w:pPr>
        <w:spacing w:line="240" w:lineRule="auto"/>
        <w:rPr>
          <w:rStyle w:val="eop"/>
          <w:b/>
          <w:color w:val="000000"/>
          <w:shd w:val="clear" w:color="auto" w:fill="FFFFFF"/>
          <w:rPrChange w:id="2" w:author="Emma Spett (she/her)" w:date="2026-07-28T07:47:00Z" w16du:dateUtc="2026-07-28T14:47:00Z">
            <w:rPr>
              <w:color w:val="000000"/>
              <w:shd w:val="clear" w:color="auto" w:fill="FFFFFF"/>
            </w:rPr>
          </w:rPrChange>
        </w:rPr>
      </w:pPr>
      <w:r w:rsidRPr="765B3828">
        <w:rPr>
          <w:rStyle w:val="eop"/>
          <w:b/>
          <w:bCs/>
          <w:color w:val="000000"/>
          <w:shd w:val="clear" w:color="auto" w:fill="FFFFFF"/>
          <w:rPrChange w:id="3" w:author="Emma Spett (she/her)" w:date="2026-07-28T07:47:00Z" w16du:dateUtc="2026-07-28T14:47:00Z">
            <w:rPr>
              <w:rStyle w:val="eop"/>
              <w:color w:val="000000"/>
              <w:shd w:val="clear" w:color="auto" w:fill="FFFFFF"/>
            </w:rPr>
          </w:rPrChange>
        </w:rPr>
        <w:t>Conclusion</w:t>
      </w:r>
    </w:p>
    <w:p w14:paraId="64EC1277" w14:textId="44D5A55F" w:rsidR="00D14538" w:rsidRDefault="006F75E1" w:rsidP="009D37F1">
      <w:pPr>
        <w:spacing w:line="240" w:lineRule="auto"/>
        <w:rPr>
          <w:rStyle w:val="eop"/>
          <w:color w:val="000000" w:themeColor="text1"/>
        </w:rPr>
      </w:pPr>
      <w:r w:rsidRPr="3F7E1F98">
        <w:rPr>
          <w:rStyle w:val="eop"/>
          <w:color w:val="000000" w:themeColor="text1"/>
        </w:rPr>
        <w:t xml:space="preserve">Taken together, the federal, state and capacity challenges </w:t>
      </w:r>
      <w:r w:rsidR="4F95F80C" w:rsidRPr="576C3F5A">
        <w:rPr>
          <w:rStyle w:val="eop"/>
          <w:color w:val="000000" w:themeColor="text1"/>
        </w:rPr>
        <w:t>identified here</w:t>
      </w:r>
      <w:r w:rsidRPr="3F7E1F98">
        <w:rPr>
          <w:rStyle w:val="eop"/>
          <w:color w:val="000000" w:themeColor="text1"/>
        </w:rPr>
        <w:t xml:space="preserve"> point to </w:t>
      </w:r>
      <w:r w:rsidR="0094176D" w:rsidRPr="3F7E1F98">
        <w:rPr>
          <w:rStyle w:val="eop"/>
          <w:color w:val="000000" w:themeColor="text1"/>
        </w:rPr>
        <w:t>a problem with data from three directions</w:t>
      </w:r>
      <w:r w:rsidR="00C21D76" w:rsidRPr="3F7E1F98">
        <w:rPr>
          <w:rStyle w:val="eop"/>
          <w:color w:val="000000" w:themeColor="text1"/>
        </w:rPr>
        <w:t>:</w:t>
      </w:r>
      <w:r w:rsidRPr="3F7E1F98">
        <w:rPr>
          <w:rStyle w:val="eop"/>
          <w:color w:val="000000" w:themeColor="text1"/>
        </w:rPr>
        <w:t xml:space="preserve"> </w:t>
      </w:r>
      <w:r w:rsidR="02169BF5" w:rsidRPr="3F7E1F98">
        <w:rPr>
          <w:rStyle w:val="eop"/>
          <w:color w:val="000000" w:themeColor="text1"/>
        </w:rPr>
        <w:t xml:space="preserve">1) </w:t>
      </w:r>
      <w:r w:rsidR="67E91730" w:rsidRPr="46F88237">
        <w:rPr>
          <w:rStyle w:val="eop"/>
          <w:color w:val="000000" w:themeColor="text1"/>
        </w:rPr>
        <w:t>a</w:t>
      </w:r>
      <w:r w:rsidRPr="3F7E1F98">
        <w:rPr>
          <w:rStyle w:val="eop"/>
          <w:color w:val="000000" w:themeColor="text1"/>
        </w:rPr>
        <w:t xml:space="preserve">t the federal level, datasets that guide critical funding and program eligibility are </w:t>
      </w:r>
      <w:r w:rsidR="2E9974FE" w:rsidRPr="576C3F5A">
        <w:rPr>
          <w:rStyle w:val="eop"/>
          <w:color w:val="000000" w:themeColor="text1"/>
        </w:rPr>
        <w:t>not always</w:t>
      </w:r>
      <w:r w:rsidRPr="3F7E1F98">
        <w:rPr>
          <w:rStyle w:val="eop"/>
          <w:color w:val="000000" w:themeColor="text1"/>
        </w:rPr>
        <w:t xml:space="preserve"> reliable for rural </w:t>
      </w:r>
      <w:r w:rsidR="00D15A08" w:rsidRPr="3F7E1F98">
        <w:rPr>
          <w:rStyle w:val="eop"/>
          <w:color w:val="000000" w:themeColor="text1"/>
        </w:rPr>
        <w:t>areas</w:t>
      </w:r>
      <w:r w:rsidR="16CDEAC6" w:rsidRPr="3F7E1F98">
        <w:rPr>
          <w:rStyle w:val="eop"/>
          <w:color w:val="000000" w:themeColor="text1"/>
        </w:rPr>
        <w:t xml:space="preserve">; </w:t>
      </w:r>
      <w:r w:rsidR="16CDEAC6" w:rsidRPr="1F9C4C42">
        <w:rPr>
          <w:rStyle w:val="eop"/>
          <w:color w:val="000000" w:themeColor="text1"/>
        </w:rPr>
        <w:t>2)</w:t>
      </w:r>
      <w:r w:rsidR="005B7821">
        <w:rPr>
          <w:rStyle w:val="eop"/>
          <w:color w:val="000000" w:themeColor="text1"/>
        </w:rPr>
        <w:t xml:space="preserve"> </w:t>
      </w:r>
      <w:r w:rsidR="00E85C70">
        <w:rPr>
          <w:rStyle w:val="eop"/>
          <w:color w:val="000000" w:themeColor="text1"/>
        </w:rPr>
        <w:t>a</w:t>
      </w:r>
      <w:r w:rsidRPr="3F7E1F98">
        <w:rPr>
          <w:rStyle w:val="eop"/>
          <w:color w:val="000000" w:themeColor="text1"/>
        </w:rPr>
        <w:t>t the state level, data is often unstandardized, difficult to share across agencies, and constrained by budget and infrastructure</w:t>
      </w:r>
      <w:r w:rsidR="10990419" w:rsidRPr="6034E257">
        <w:rPr>
          <w:rStyle w:val="eop"/>
          <w:color w:val="000000" w:themeColor="text1"/>
        </w:rPr>
        <w:t xml:space="preserve">; 3) finally, </w:t>
      </w:r>
      <w:r w:rsidR="00855A4E">
        <w:rPr>
          <w:rStyle w:val="eop"/>
          <w:color w:val="000000" w:themeColor="text1"/>
        </w:rPr>
        <w:t>a</w:t>
      </w:r>
      <w:r w:rsidR="1FC53DB6" w:rsidRPr="1EAACE01">
        <w:rPr>
          <w:rStyle w:val="eop"/>
          <w:color w:val="000000" w:themeColor="text1"/>
        </w:rPr>
        <w:t xml:space="preserve">t </w:t>
      </w:r>
      <w:r w:rsidRPr="3F7E1F98">
        <w:rPr>
          <w:rStyle w:val="eop"/>
          <w:color w:val="000000" w:themeColor="text1"/>
        </w:rPr>
        <w:t xml:space="preserve">the local level, limited staff and resources make it hard to utilize data even when it exists. </w:t>
      </w:r>
      <w:r w:rsidR="00E61EE5" w:rsidRPr="3F7E1F98">
        <w:rPr>
          <w:rStyle w:val="eop"/>
          <w:color w:val="000000" w:themeColor="text1"/>
        </w:rPr>
        <w:t xml:space="preserve">The resulting environment is one that exhibits a measurable difference in how well communities can translate information into decisions. </w:t>
      </w:r>
      <w:r w:rsidR="00D35541" w:rsidRPr="3F7E1F98">
        <w:rPr>
          <w:rStyle w:val="eop"/>
          <w:color w:val="000000" w:themeColor="text1"/>
        </w:rPr>
        <w:t xml:space="preserve">Vermont encounters </w:t>
      </w:r>
      <w:r w:rsidR="00924D21" w:rsidRPr="3F7E1F98">
        <w:rPr>
          <w:rStyle w:val="eop"/>
          <w:color w:val="000000" w:themeColor="text1"/>
        </w:rPr>
        <w:t>all</w:t>
      </w:r>
      <w:r w:rsidR="00D35541" w:rsidRPr="3F7E1F98">
        <w:rPr>
          <w:rStyle w:val="eop"/>
          <w:color w:val="000000" w:themeColor="text1"/>
        </w:rPr>
        <w:t xml:space="preserve"> these challenges directly. Addressing them requires making public data more accessible, integrated, and </w:t>
      </w:r>
      <w:r w:rsidR="00924D21" w:rsidRPr="3F7E1F98">
        <w:rPr>
          <w:rStyle w:val="eop"/>
          <w:color w:val="000000" w:themeColor="text1"/>
        </w:rPr>
        <w:t xml:space="preserve">usable for the communities that depend on it. </w:t>
      </w:r>
    </w:p>
    <w:p w14:paraId="6BF1875C" w14:textId="433E6A8A" w:rsidR="00004236" w:rsidRDefault="00004236" w:rsidP="009D37F1">
      <w:pPr>
        <w:spacing w:line="240" w:lineRule="auto"/>
        <w:rPr>
          <w:rStyle w:val="eop"/>
          <w:color w:val="000000"/>
          <w:shd w:val="clear" w:color="auto" w:fill="FFFFFF"/>
        </w:rPr>
      </w:pPr>
      <w:r w:rsidRPr="5CF482FC">
        <w:rPr>
          <w:rStyle w:val="normaltextrun"/>
          <w:color w:val="000000" w:themeColor="text1"/>
        </w:rPr>
        <w:t>In rural communities</w:t>
      </w:r>
      <w:r>
        <w:rPr>
          <w:rStyle w:val="normaltextrun"/>
          <w:color w:val="000000" w:themeColor="text1"/>
        </w:rPr>
        <w:t xml:space="preserve">, the path ahead seeks to use </w:t>
      </w:r>
      <w:r w:rsidRPr="74296225">
        <w:rPr>
          <w:rStyle w:val="normaltextrun"/>
          <w:color w:val="000000" w:themeColor="text1"/>
        </w:rPr>
        <w:t xml:space="preserve">federal </w:t>
      </w:r>
      <w:r w:rsidR="0097797D" w:rsidRPr="74296225">
        <w:rPr>
          <w:rStyle w:val="normaltextrun"/>
          <w:color w:val="000000" w:themeColor="text1"/>
        </w:rPr>
        <w:t xml:space="preserve">data </w:t>
      </w:r>
      <w:r w:rsidR="0097797D">
        <w:rPr>
          <w:rStyle w:val="normaltextrun"/>
          <w:color w:val="000000" w:themeColor="text1"/>
        </w:rPr>
        <w:t>to</w:t>
      </w:r>
      <w:r>
        <w:rPr>
          <w:rStyle w:val="normaltextrun"/>
          <w:color w:val="000000" w:themeColor="text1"/>
        </w:rPr>
        <w:t xml:space="preserve"> contextualize </w:t>
      </w:r>
      <w:r w:rsidRPr="4B316C03">
        <w:rPr>
          <w:rStyle w:val="normaltextrun"/>
          <w:color w:val="000000" w:themeColor="text1"/>
        </w:rPr>
        <w:t xml:space="preserve">challenges, </w:t>
      </w:r>
      <w:r w:rsidRPr="44D42D36">
        <w:rPr>
          <w:rStyle w:val="normaltextrun"/>
          <w:color w:val="000000" w:themeColor="text1"/>
        </w:rPr>
        <w:t>while amplifying</w:t>
      </w:r>
      <w:r w:rsidRPr="186C47DF">
        <w:rPr>
          <w:rStyle w:val="normaltextrun"/>
          <w:color w:val="000000" w:themeColor="text1"/>
        </w:rPr>
        <w:t xml:space="preserve"> </w:t>
      </w:r>
      <w:r>
        <w:rPr>
          <w:rStyle w:val="normaltextrun"/>
          <w:color w:val="000000" w:themeColor="text1"/>
        </w:rPr>
        <w:t xml:space="preserve">other important data </w:t>
      </w:r>
      <w:r w:rsidRPr="1C4E6B4A">
        <w:rPr>
          <w:rStyle w:val="normaltextrun"/>
          <w:color w:val="000000" w:themeColor="text1"/>
        </w:rPr>
        <w:t>sources</w:t>
      </w:r>
      <w:r w:rsidRPr="0E58AA50">
        <w:rPr>
          <w:rStyle w:val="normaltextrun"/>
          <w:color w:val="000000" w:themeColor="text1"/>
        </w:rPr>
        <w:t xml:space="preserve"> </w:t>
      </w:r>
      <w:r>
        <w:rPr>
          <w:rStyle w:val="normaltextrun"/>
          <w:color w:val="000000" w:themeColor="text1"/>
        </w:rPr>
        <w:t xml:space="preserve">to generate a more holistic understanding of rural communities. </w:t>
      </w:r>
    </w:p>
    <w:p w14:paraId="402BDA61" w14:textId="378AA084" w:rsidR="00373389" w:rsidRDefault="095B97BA" w:rsidP="009D37F1">
      <w:pPr>
        <w:spacing w:line="240" w:lineRule="auto"/>
        <w:rPr>
          <w:rStyle w:val="eop"/>
          <w:color w:val="000000"/>
          <w:shd w:val="clear" w:color="auto" w:fill="FFFFFF"/>
        </w:rPr>
      </w:pPr>
      <w:r w:rsidRPr="576C3F5A">
        <w:rPr>
          <w:rStyle w:val="eop"/>
          <w:color w:val="000000" w:themeColor="text1"/>
        </w:rPr>
        <w:t xml:space="preserve">The </w:t>
      </w:r>
      <w:r w:rsidR="66DC7713" w:rsidRPr="27C8063A">
        <w:rPr>
          <w:rStyle w:val="eop"/>
          <w:color w:val="000000" w:themeColor="text1"/>
        </w:rPr>
        <w:t xml:space="preserve">University of </w:t>
      </w:r>
      <w:r w:rsidR="66DC7713" w:rsidRPr="0657A5C5">
        <w:rPr>
          <w:rStyle w:val="eop"/>
          <w:color w:val="000000" w:themeColor="text1"/>
        </w:rPr>
        <w:t xml:space="preserve">Vermont is exploring ways to bolster </w:t>
      </w:r>
      <w:r w:rsidR="66DC7713" w:rsidRPr="638471D4">
        <w:rPr>
          <w:rStyle w:val="eop"/>
          <w:color w:val="000000" w:themeColor="text1"/>
        </w:rPr>
        <w:t xml:space="preserve">capacity and make data more accessible and useful for </w:t>
      </w:r>
      <w:r w:rsidR="66DC7713" w:rsidRPr="5F4EE141">
        <w:rPr>
          <w:rStyle w:val="eop"/>
          <w:color w:val="000000" w:themeColor="text1"/>
        </w:rPr>
        <w:t xml:space="preserve">communities across the state. </w:t>
      </w:r>
      <w:r w:rsidR="004F0CDA" w:rsidRPr="638471D4">
        <w:rPr>
          <w:rStyle w:val="eop"/>
          <w:color w:val="000000" w:themeColor="text1"/>
        </w:rPr>
        <w:t>The</w:t>
      </w:r>
      <w:r w:rsidR="004F0CDA" w:rsidRPr="0392B828">
        <w:rPr>
          <w:rStyle w:val="eop"/>
          <w:color w:val="000000" w:themeColor="text1"/>
        </w:rPr>
        <w:t xml:space="preserve"> Vermont Data Collaborative is </w:t>
      </w:r>
      <w:r w:rsidR="00CF5C5F" w:rsidRPr="0392B828">
        <w:rPr>
          <w:rStyle w:val="eop"/>
          <w:color w:val="000000" w:themeColor="text1"/>
        </w:rPr>
        <w:t xml:space="preserve">an </w:t>
      </w:r>
      <w:r w:rsidR="00B806EF" w:rsidRPr="0392B828">
        <w:rPr>
          <w:rStyle w:val="eop"/>
          <w:color w:val="000000" w:themeColor="text1"/>
        </w:rPr>
        <w:t>open-source</w:t>
      </w:r>
      <w:r w:rsidR="00CF5C5F" w:rsidRPr="0392B828">
        <w:rPr>
          <w:rStyle w:val="eop"/>
          <w:color w:val="000000" w:themeColor="text1"/>
        </w:rPr>
        <w:t xml:space="preserve"> data access and visualization platform</w:t>
      </w:r>
      <w:r w:rsidR="00E7487C" w:rsidRPr="0392B828">
        <w:rPr>
          <w:rStyle w:val="eop"/>
          <w:color w:val="000000" w:themeColor="text1"/>
        </w:rPr>
        <w:t xml:space="preserve"> that seeks to serve Vermont, enabling </w:t>
      </w:r>
      <w:r w:rsidR="00D5713C" w:rsidRPr="0392B828">
        <w:rPr>
          <w:rStyle w:val="eop"/>
          <w:color w:val="000000" w:themeColor="text1"/>
        </w:rPr>
        <w:t>communi</w:t>
      </w:r>
      <w:r w:rsidR="00B8709B" w:rsidRPr="0392B828">
        <w:rPr>
          <w:rStyle w:val="eop"/>
          <w:color w:val="000000" w:themeColor="text1"/>
        </w:rPr>
        <w:t xml:space="preserve">ty leaders </w:t>
      </w:r>
      <w:r w:rsidR="00AD4F4D" w:rsidRPr="0392B828">
        <w:rPr>
          <w:rStyle w:val="eop"/>
          <w:color w:val="000000" w:themeColor="text1"/>
        </w:rPr>
        <w:t>to</w:t>
      </w:r>
      <w:r w:rsidR="001349EB" w:rsidRPr="0392B828">
        <w:rPr>
          <w:rStyle w:val="eop"/>
          <w:color w:val="000000" w:themeColor="text1"/>
        </w:rPr>
        <w:t xml:space="preserve"> make </w:t>
      </w:r>
      <w:r w:rsidR="00FC1BF8" w:rsidRPr="0392B828">
        <w:rPr>
          <w:rStyle w:val="eop"/>
          <w:color w:val="000000" w:themeColor="text1"/>
        </w:rPr>
        <w:t xml:space="preserve">more informed decisions for their community. </w:t>
      </w:r>
    </w:p>
    <w:p w14:paraId="2EBBBDAE" w14:textId="110E4093" w:rsidR="00EE44EC" w:rsidRDefault="002712E4" w:rsidP="009D37F1">
      <w:pPr>
        <w:spacing w:line="240" w:lineRule="auto"/>
        <w:rPr>
          <w:rStyle w:val="eop"/>
          <w:color w:val="000000"/>
          <w:shd w:val="clear" w:color="auto" w:fill="FFFFFF"/>
        </w:rPr>
      </w:pPr>
      <w:r>
        <w:rPr>
          <w:rStyle w:val="eop"/>
          <w:color w:val="000000"/>
          <w:shd w:val="clear" w:color="auto" w:fill="FFFFFF"/>
        </w:rPr>
        <w:t>This article is the first in a series of</w:t>
      </w:r>
      <w:r w:rsidR="00180C83">
        <w:rPr>
          <w:rStyle w:val="eop"/>
          <w:color w:val="000000"/>
          <w:shd w:val="clear" w:color="auto" w:fill="FFFFFF"/>
        </w:rPr>
        <w:t xml:space="preserve"> articles </w:t>
      </w:r>
      <w:r w:rsidR="00EE44EC">
        <w:rPr>
          <w:rStyle w:val="eop"/>
          <w:color w:val="000000"/>
          <w:shd w:val="clear" w:color="auto" w:fill="FFFFFF"/>
        </w:rPr>
        <w:t xml:space="preserve">documenting the challenges that Vermont’s communities face </w:t>
      </w:r>
      <w:r w:rsidR="00465454">
        <w:rPr>
          <w:rStyle w:val="eop"/>
          <w:color w:val="000000"/>
          <w:shd w:val="clear" w:color="auto" w:fill="FFFFFF"/>
        </w:rPr>
        <w:t>in using data</w:t>
      </w:r>
      <w:r w:rsidR="00A457C6">
        <w:rPr>
          <w:rStyle w:val="eop"/>
          <w:color w:val="000000"/>
          <w:shd w:val="clear" w:color="auto" w:fill="FFFFFF"/>
        </w:rPr>
        <w:t xml:space="preserve">, and how an open data </w:t>
      </w:r>
      <w:r w:rsidR="001B3D4F">
        <w:rPr>
          <w:rStyle w:val="eop"/>
          <w:color w:val="000000"/>
          <w:shd w:val="clear" w:color="auto" w:fill="FFFFFF"/>
        </w:rPr>
        <w:t>p</w:t>
      </w:r>
      <w:r w:rsidR="00F16801">
        <w:rPr>
          <w:rStyle w:val="eop"/>
          <w:color w:val="000000"/>
          <w:shd w:val="clear" w:color="auto" w:fill="FFFFFF"/>
        </w:rPr>
        <w:t>roject</w:t>
      </w:r>
      <w:r w:rsidR="00A457C6">
        <w:rPr>
          <w:rStyle w:val="eop"/>
          <w:color w:val="000000"/>
          <w:shd w:val="clear" w:color="auto" w:fill="FFFFFF"/>
        </w:rPr>
        <w:t xml:space="preserve"> such as the Vermont </w:t>
      </w:r>
      <w:r w:rsidR="000A75B8">
        <w:rPr>
          <w:rStyle w:val="eop"/>
          <w:color w:val="000000"/>
          <w:shd w:val="clear" w:color="auto" w:fill="FFFFFF"/>
        </w:rPr>
        <w:t xml:space="preserve">Data Collaborative may </w:t>
      </w:r>
      <w:r w:rsidR="00BC7602">
        <w:rPr>
          <w:rStyle w:val="eop"/>
          <w:color w:val="000000"/>
          <w:shd w:val="clear" w:color="auto" w:fill="FFFFFF"/>
        </w:rPr>
        <w:t>fit into</w:t>
      </w:r>
      <w:r w:rsidR="00BA5C68">
        <w:rPr>
          <w:rStyle w:val="eop"/>
          <w:color w:val="000000"/>
          <w:shd w:val="clear" w:color="auto" w:fill="FFFFFF"/>
        </w:rPr>
        <w:t xml:space="preserve"> building a more holistic and </w:t>
      </w:r>
      <w:r w:rsidR="00AF0DEA">
        <w:rPr>
          <w:rStyle w:val="eop"/>
          <w:color w:val="000000"/>
          <w:shd w:val="clear" w:color="auto" w:fill="FFFFFF"/>
        </w:rPr>
        <w:t xml:space="preserve">accessible </w:t>
      </w:r>
      <w:r w:rsidR="00BA5C68">
        <w:rPr>
          <w:rStyle w:val="eop"/>
          <w:color w:val="000000"/>
          <w:shd w:val="clear" w:color="auto" w:fill="FFFFFF"/>
        </w:rPr>
        <w:t>data eco</w:t>
      </w:r>
      <w:r w:rsidR="00AF0DEA">
        <w:rPr>
          <w:rStyle w:val="eop"/>
          <w:color w:val="000000"/>
          <w:shd w:val="clear" w:color="auto" w:fill="FFFFFF"/>
        </w:rPr>
        <w:t xml:space="preserve">system for Vermont. </w:t>
      </w:r>
    </w:p>
    <w:p w14:paraId="327B0792" w14:textId="0C8FDBEC" w:rsidR="00AF0DEA" w:rsidRDefault="00A36E4D" w:rsidP="009D37F1">
      <w:pPr>
        <w:spacing w:line="240" w:lineRule="auto"/>
        <w:rPr>
          <w:rStyle w:val="eop"/>
          <w:color w:val="000000"/>
          <w:shd w:val="clear" w:color="auto" w:fill="FFFFFF"/>
        </w:rPr>
      </w:pPr>
      <w:r>
        <w:rPr>
          <w:rStyle w:val="eop"/>
          <w:color w:val="000000"/>
          <w:shd w:val="clear" w:color="auto" w:fill="FFFFFF"/>
        </w:rPr>
        <w:t xml:space="preserve">To learn more about the Vermont Data Collaborative and </w:t>
      </w:r>
      <w:r w:rsidR="00AD5251">
        <w:rPr>
          <w:rStyle w:val="eop"/>
          <w:color w:val="000000"/>
          <w:shd w:val="clear" w:color="auto" w:fill="FFFFFF"/>
        </w:rPr>
        <w:t xml:space="preserve">how </w:t>
      </w:r>
      <w:r w:rsidR="00C24EFB">
        <w:rPr>
          <w:rStyle w:val="eop"/>
          <w:color w:val="000000"/>
          <w:shd w:val="clear" w:color="auto" w:fill="FFFFFF"/>
        </w:rPr>
        <w:t>your</w:t>
      </w:r>
      <w:r w:rsidR="00DC566A">
        <w:rPr>
          <w:rStyle w:val="eop"/>
          <w:color w:val="000000"/>
          <w:shd w:val="clear" w:color="auto" w:fill="FFFFFF"/>
        </w:rPr>
        <w:t xml:space="preserve"> community or organization might </w:t>
      </w:r>
      <w:r w:rsidR="0041289C">
        <w:rPr>
          <w:rStyle w:val="eop"/>
          <w:color w:val="000000"/>
          <w:shd w:val="clear" w:color="auto" w:fill="FFFFFF"/>
        </w:rPr>
        <w:t>benefit</w:t>
      </w:r>
      <w:r w:rsidR="00AA5395">
        <w:rPr>
          <w:rStyle w:val="eop"/>
          <w:color w:val="000000"/>
          <w:shd w:val="clear" w:color="auto" w:fill="FFFFFF"/>
        </w:rPr>
        <w:t xml:space="preserve"> from its use, </w:t>
      </w:r>
      <w:r w:rsidR="00F209AB">
        <w:rPr>
          <w:rStyle w:val="eop"/>
          <w:color w:val="000000"/>
          <w:shd w:val="clear" w:color="auto" w:fill="FFFFFF"/>
        </w:rPr>
        <w:t xml:space="preserve">please contact </w:t>
      </w:r>
      <w:r w:rsidR="00514878">
        <w:rPr>
          <w:rStyle w:val="eop"/>
          <w:color w:val="000000"/>
          <w:shd w:val="clear" w:color="auto" w:fill="FFFFFF"/>
        </w:rPr>
        <w:t xml:space="preserve">… to schedule </w:t>
      </w:r>
      <w:r w:rsidR="00A20665">
        <w:rPr>
          <w:rStyle w:val="eop"/>
          <w:color w:val="000000"/>
          <w:shd w:val="clear" w:color="auto" w:fill="FFFFFF"/>
        </w:rPr>
        <w:t xml:space="preserve">a </w:t>
      </w:r>
      <w:r w:rsidR="00D06D96">
        <w:rPr>
          <w:rStyle w:val="eop"/>
          <w:color w:val="000000"/>
          <w:shd w:val="clear" w:color="auto" w:fill="FFFFFF"/>
        </w:rPr>
        <w:t>personalized presentation</w:t>
      </w:r>
      <w:r w:rsidR="00444165">
        <w:rPr>
          <w:rStyle w:val="eop"/>
          <w:color w:val="000000"/>
          <w:shd w:val="clear" w:color="auto" w:fill="FFFFFF"/>
        </w:rPr>
        <w:t xml:space="preserve"> where</w:t>
      </w:r>
      <w:r w:rsidR="003F261E" w:rsidRPr="5C748683">
        <w:rPr>
          <w:rStyle w:val="eop"/>
          <w:color w:val="000000" w:themeColor="text1"/>
        </w:rPr>
        <w:t xml:space="preserve"> we will </w:t>
      </w:r>
      <w:r w:rsidR="000E399B">
        <w:rPr>
          <w:rStyle w:val="eop"/>
          <w:color w:val="000000"/>
          <w:shd w:val="clear" w:color="auto" w:fill="FFFFFF"/>
        </w:rPr>
        <w:t>showcase the Vermont Data Collaborative</w:t>
      </w:r>
      <w:r w:rsidR="00421C81">
        <w:rPr>
          <w:rStyle w:val="eop"/>
          <w:color w:val="000000"/>
          <w:shd w:val="clear" w:color="auto" w:fill="FFFFFF"/>
        </w:rPr>
        <w:t xml:space="preserve"> and </w:t>
      </w:r>
      <w:r w:rsidR="000E399B">
        <w:rPr>
          <w:rStyle w:val="eop"/>
          <w:color w:val="000000"/>
          <w:shd w:val="clear" w:color="auto" w:fill="FFFFFF"/>
        </w:rPr>
        <w:t xml:space="preserve">curate its tools for your specific needs. </w:t>
      </w:r>
    </w:p>
    <w:p w14:paraId="7DA069E1" w14:textId="7590E923" w:rsidR="00171447" w:rsidRPr="00171447" w:rsidRDefault="00171447" w:rsidP="009D37F1">
      <w:pPr>
        <w:spacing w:line="240" w:lineRule="auto"/>
        <w:rPr>
          <w:rStyle w:val="eop"/>
          <w:i/>
          <w:iCs/>
          <w:color w:val="000000"/>
          <w:shd w:val="clear" w:color="auto" w:fill="FFFFFF"/>
        </w:rPr>
      </w:pPr>
      <w:r w:rsidRPr="115A9FC0">
        <w:rPr>
          <w:rStyle w:val="eop"/>
          <w:i/>
          <w:iCs/>
          <w:color w:val="000000" w:themeColor="text1"/>
        </w:rPr>
        <w:t xml:space="preserve">Next up: </w:t>
      </w:r>
      <w:r w:rsidR="72792F59" w:rsidRPr="576C3F5A">
        <w:rPr>
          <w:rStyle w:val="eop"/>
          <w:i/>
          <w:iCs/>
          <w:color w:val="000000" w:themeColor="text1"/>
        </w:rPr>
        <w:t>If</w:t>
      </w:r>
      <w:r w:rsidRPr="115A9FC0">
        <w:rPr>
          <w:rStyle w:val="eop"/>
          <w:i/>
          <w:iCs/>
          <w:color w:val="000000" w:themeColor="text1"/>
        </w:rPr>
        <w:t xml:space="preserve"> rural data presents so many challenges, where do we go from here? </w:t>
      </w:r>
      <w:r w:rsidR="00410D11" w:rsidRPr="115A9FC0">
        <w:rPr>
          <w:rStyle w:val="eop"/>
          <w:i/>
          <w:iCs/>
          <w:color w:val="000000" w:themeColor="text1"/>
        </w:rPr>
        <w:t xml:space="preserve">In </w:t>
      </w:r>
      <w:r w:rsidR="7BCC6A08" w:rsidRPr="576C3F5A">
        <w:rPr>
          <w:rStyle w:val="eop"/>
          <w:i/>
          <w:iCs/>
          <w:color w:val="000000" w:themeColor="text1"/>
        </w:rPr>
        <w:t>our</w:t>
      </w:r>
      <w:r w:rsidR="00410D11" w:rsidRPr="115A9FC0">
        <w:rPr>
          <w:rStyle w:val="eop"/>
          <w:i/>
          <w:iCs/>
          <w:color w:val="000000" w:themeColor="text1"/>
        </w:rPr>
        <w:t xml:space="preserve"> next </w:t>
      </w:r>
      <w:r w:rsidR="077E245D" w:rsidRPr="576C3F5A">
        <w:rPr>
          <w:rStyle w:val="eop"/>
          <w:i/>
          <w:iCs/>
          <w:color w:val="000000" w:themeColor="text1"/>
        </w:rPr>
        <w:t>article in this series</w:t>
      </w:r>
      <w:r w:rsidR="00410D11" w:rsidRPr="115A9FC0">
        <w:rPr>
          <w:rStyle w:val="eop"/>
          <w:i/>
          <w:iCs/>
          <w:color w:val="000000" w:themeColor="text1"/>
        </w:rPr>
        <w:t>, the Leahy Institute will take up the question of rural data infrastructure. What are the systems, standards</w:t>
      </w:r>
      <w:ins w:id="4" w:author="Emma Spett (she/her)" w:date="2026-08-03T13:07:00Z" w16du:dateUtc="2026-08-03T13:07:22Z">
        <w:r w:rsidR="7D493BBE" w:rsidRPr="576C3F5A">
          <w:rPr>
            <w:rStyle w:val="eop"/>
            <w:i/>
            <w:iCs/>
            <w:color w:val="000000" w:themeColor="text1"/>
          </w:rPr>
          <w:t>,</w:t>
        </w:r>
      </w:ins>
      <w:r w:rsidR="00410D11" w:rsidRPr="115A9FC0">
        <w:rPr>
          <w:rStyle w:val="eop"/>
          <w:i/>
          <w:iCs/>
          <w:color w:val="000000" w:themeColor="text1"/>
        </w:rPr>
        <w:t xml:space="preserve"> and integration methods that would enable </w:t>
      </w:r>
      <w:r w:rsidR="00727BBE" w:rsidRPr="115A9FC0">
        <w:rPr>
          <w:rStyle w:val="eop"/>
          <w:i/>
          <w:iCs/>
          <w:color w:val="000000" w:themeColor="text1"/>
        </w:rPr>
        <w:t xml:space="preserve">federal, state, and municipal data to work together for the communities they represent? </w:t>
      </w:r>
    </w:p>
    <w:p w14:paraId="7BB53E5F" w14:textId="5F3E6380" w:rsidR="008604DC" w:rsidRPr="009D37F1" w:rsidRDefault="008604DC" w:rsidP="009D37F1">
      <w:pPr>
        <w:spacing w:line="240" w:lineRule="auto"/>
      </w:pPr>
    </w:p>
    <w:sectPr w:rsidR="008604DC" w:rsidRPr="009D37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45152"/>
    <w:multiLevelType w:val="hybridMultilevel"/>
    <w:tmpl w:val="57E6A86C"/>
    <w:lvl w:ilvl="0" w:tplc="58F0681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C16FB2"/>
    <w:multiLevelType w:val="multilevel"/>
    <w:tmpl w:val="DED2A376"/>
    <w:lvl w:ilvl="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2008130">
    <w:abstractNumId w:val="0"/>
  </w:num>
  <w:num w:numId="2" w16cid:durableId="179883611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raden Lynn">
    <w15:presenceInfo w15:providerId="AD" w15:userId="S::blynn@uvm.edu::c6dd7720-776e-47e3-b028-9c1729dd9c27"/>
  </w15:person>
  <w15:person w15:author="Emma Spett (she/her)">
    <w15:presenceInfo w15:providerId="AD" w15:userId="S::espett@uvm.edu::124db58b-9295-4a8f-97f8-017154ef198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4DC"/>
    <w:rsid w:val="0000070D"/>
    <w:rsid w:val="00002E8D"/>
    <w:rsid w:val="00003D46"/>
    <w:rsid w:val="00004236"/>
    <w:rsid w:val="0000456F"/>
    <w:rsid w:val="00004B46"/>
    <w:rsid w:val="0001012C"/>
    <w:rsid w:val="00010931"/>
    <w:rsid w:val="0001163F"/>
    <w:rsid w:val="00011DE3"/>
    <w:rsid w:val="00013563"/>
    <w:rsid w:val="00017D1F"/>
    <w:rsid w:val="000267D6"/>
    <w:rsid w:val="00026813"/>
    <w:rsid w:val="00030612"/>
    <w:rsid w:val="00032210"/>
    <w:rsid w:val="000324F5"/>
    <w:rsid w:val="00036F90"/>
    <w:rsid w:val="0003721C"/>
    <w:rsid w:val="00040696"/>
    <w:rsid w:val="00042029"/>
    <w:rsid w:val="00044245"/>
    <w:rsid w:val="00045DC9"/>
    <w:rsid w:val="00046A97"/>
    <w:rsid w:val="0006340D"/>
    <w:rsid w:val="000649EE"/>
    <w:rsid w:val="000712EE"/>
    <w:rsid w:val="000724CD"/>
    <w:rsid w:val="0007405E"/>
    <w:rsid w:val="0007525D"/>
    <w:rsid w:val="00075904"/>
    <w:rsid w:val="000760C4"/>
    <w:rsid w:val="00087AE8"/>
    <w:rsid w:val="00091614"/>
    <w:rsid w:val="00091D12"/>
    <w:rsid w:val="00092C06"/>
    <w:rsid w:val="0009378C"/>
    <w:rsid w:val="0009500F"/>
    <w:rsid w:val="00096CD5"/>
    <w:rsid w:val="00097996"/>
    <w:rsid w:val="000A00C6"/>
    <w:rsid w:val="000A1276"/>
    <w:rsid w:val="000A4273"/>
    <w:rsid w:val="000A5B68"/>
    <w:rsid w:val="000A75B8"/>
    <w:rsid w:val="000B0E09"/>
    <w:rsid w:val="000B0FF3"/>
    <w:rsid w:val="000B194E"/>
    <w:rsid w:val="000B4FB2"/>
    <w:rsid w:val="000B50B7"/>
    <w:rsid w:val="000B5A5D"/>
    <w:rsid w:val="000B7DA5"/>
    <w:rsid w:val="000C0C08"/>
    <w:rsid w:val="000C223B"/>
    <w:rsid w:val="000C2DA2"/>
    <w:rsid w:val="000C3466"/>
    <w:rsid w:val="000C3CBA"/>
    <w:rsid w:val="000C5013"/>
    <w:rsid w:val="000C51BE"/>
    <w:rsid w:val="000C613E"/>
    <w:rsid w:val="000C633A"/>
    <w:rsid w:val="000D0E6B"/>
    <w:rsid w:val="000D129A"/>
    <w:rsid w:val="000D1F55"/>
    <w:rsid w:val="000D63F7"/>
    <w:rsid w:val="000D7D6A"/>
    <w:rsid w:val="000E0E6F"/>
    <w:rsid w:val="000E399B"/>
    <w:rsid w:val="000E7A43"/>
    <w:rsid w:val="000F0A37"/>
    <w:rsid w:val="000F11D0"/>
    <w:rsid w:val="000F1923"/>
    <w:rsid w:val="000F36AF"/>
    <w:rsid w:val="000F4BB4"/>
    <w:rsid w:val="00111DFC"/>
    <w:rsid w:val="00111E62"/>
    <w:rsid w:val="001122E1"/>
    <w:rsid w:val="00120C4F"/>
    <w:rsid w:val="0012120B"/>
    <w:rsid w:val="00124AC1"/>
    <w:rsid w:val="001328C4"/>
    <w:rsid w:val="001349EB"/>
    <w:rsid w:val="00136889"/>
    <w:rsid w:val="001368AC"/>
    <w:rsid w:val="00137213"/>
    <w:rsid w:val="00140B19"/>
    <w:rsid w:val="001414F7"/>
    <w:rsid w:val="001437F5"/>
    <w:rsid w:val="001461D3"/>
    <w:rsid w:val="001503EA"/>
    <w:rsid w:val="0015764D"/>
    <w:rsid w:val="00157E84"/>
    <w:rsid w:val="001609BF"/>
    <w:rsid w:val="00162444"/>
    <w:rsid w:val="00164283"/>
    <w:rsid w:val="00171447"/>
    <w:rsid w:val="001725EF"/>
    <w:rsid w:val="00174BBC"/>
    <w:rsid w:val="00175DEF"/>
    <w:rsid w:val="00176A0E"/>
    <w:rsid w:val="001779B2"/>
    <w:rsid w:val="00177BCA"/>
    <w:rsid w:val="00180C83"/>
    <w:rsid w:val="001845E8"/>
    <w:rsid w:val="00185312"/>
    <w:rsid w:val="001865C4"/>
    <w:rsid w:val="00191E53"/>
    <w:rsid w:val="001927DD"/>
    <w:rsid w:val="001A0C49"/>
    <w:rsid w:val="001A5889"/>
    <w:rsid w:val="001A63A5"/>
    <w:rsid w:val="001A63CB"/>
    <w:rsid w:val="001A661B"/>
    <w:rsid w:val="001A68C5"/>
    <w:rsid w:val="001B00F3"/>
    <w:rsid w:val="001B11A2"/>
    <w:rsid w:val="001B1691"/>
    <w:rsid w:val="001B3D4F"/>
    <w:rsid w:val="001B40E5"/>
    <w:rsid w:val="001B54DE"/>
    <w:rsid w:val="001B580B"/>
    <w:rsid w:val="001B7D67"/>
    <w:rsid w:val="001C0609"/>
    <w:rsid w:val="001C775A"/>
    <w:rsid w:val="001D0878"/>
    <w:rsid w:val="001D26A5"/>
    <w:rsid w:val="001D4962"/>
    <w:rsid w:val="001E3FF8"/>
    <w:rsid w:val="001E5787"/>
    <w:rsid w:val="001F1FE5"/>
    <w:rsid w:val="001F3467"/>
    <w:rsid w:val="001F65FC"/>
    <w:rsid w:val="00200991"/>
    <w:rsid w:val="00200FDB"/>
    <w:rsid w:val="00204113"/>
    <w:rsid w:val="00205814"/>
    <w:rsid w:val="00205957"/>
    <w:rsid w:val="00205DBB"/>
    <w:rsid w:val="00206453"/>
    <w:rsid w:val="002064FF"/>
    <w:rsid w:val="0021154C"/>
    <w:rsid w:val="00212D41"/>
    <w:rsid w:val="002146CC"/>
    <w:rsid w:val="0021478D"/>
    <w:rsid w:val="00217121"/>
    <w:rsid w:val="0022112E"/>
    <w:rsid w:val="002251DF"/>
    <w:rsid w:val="002305D9"/>
    <w:rsid w:val="0023459D"/>
    <w:rsid w:val="002439D1"/>
    <w:rsid w:val="00244994"/>
    <w:rsid w:val="00245381"/>
    <w:rsid w:val="002455C4"/>
    <w:rsid w:val="002560F3"/>
    <w:rsid w:val="00257AF7"/>
    <w:rsid w:val="002614C6"/>
    <w:rsid w:val="00262223"/>
    <w:rsid w:val="0026703B"/>
    <w:rsid w:val="002712E4"/>
    <w:rsid w:val="00273DAD"/>
    <w:rsid w:val="00274B29"/>
    <w:rsid w:val="00276C80"/>
    <w:rsid w:val="00283BD3"/>
    <w:rsid w:val="00284464"/>
    <w:rsid w:val="00285224"/>
    <w:rsid w:val="00286A97"/>
    <w:rsid w:val="0029216B"/>
    <w:rsid w:val="00297433"/>
    <w:rsid w:val="002A1D65"/>
    <w:rsid w:val="002A2A52"/>
    <w:rsid w:val="002A5059"/>
    <w:rsid w:val="002B20A8"/>
    <w:rsid w:val="002B20FA"/>
    <w:rsid w:val="002B73E9"/>
    <w:rsid w:val="002C0BA4"/>
    <w:rsid w:val="002C3DD1"/>
    <w:rsid w:val="002C4DF9"/>
    <w:rsid w:val="002C57FF"/>
    <w:rsid w:val="002C5AFB"/>
    <w:rsid w:val="002C7007"/>
    <w:rsid w:val="002D08A5"/>
    <w:rsid w:val="002D120C"/>
    <w:rsid w:val="002D44CA"/>
    <w:rsid w:val="002D45D1"/>
    <w:rsid w:val="002D653B"/>
    <w:rsid w:val="002E5380"/>
    <w:rsid w:val="002E72DB"/>
    <w:rsid w:val="002E7802"/>
    <w:rsid w:val="002F015A"/>
    <w:rsid w:val="002F1FFB"/>
    <w:rsid w:val="002F2143"/>
    <w:rsid w:val="002F2C6A"/>
    <w:rsid w:val="002F302D"/>
    <w:rsid w:val="002F4D3C"/>
    <w:rsid w:val="002F5530"/>
    <w:rsid w:val="002F5D82"/>
    <w:rsid w:val="002F6B71"/>
    <w:rsid w:val="0030061A"/>
    <w:rsid w:val="003020E2"/>
    <w:rsid w:val="003040EA"/>
    <w:rsid w:val="003104A1"/>
    <w:rsid w:val="003231BE"/>
    <w:rsid w:val="003234C2"/>
    <w:rsid w:val="0032383E"/>
    <w:rsid w:val="00323FD5"/>
    <w:rsid w:val="00326FE8"/>
    <w:rsid w:val="003271FE"/>
    <w:rsid w:val="00335DAB"/>
    <w:rsid w:val="0033779C"/>
    <w:rsid w:val="003410BC"/>
    <w:rsid w:val="00350C60"/>
    <w:rsid w:val="00351DFD"/>
    <w:rsid w:val="00352CC4"/>
    <w:rsid w:val="00353989"/>
    <w:rsid w:val="00354092"/>
    <w:rsid w:val="00354119"/>
    <w:rsid w:val="00360983"/>
    <w:rsid w:val="0036155C"/>
    <w:rsid w:val="0036381C"/>
    <w:rsid w:val="00365836"/>
    <w:rsid w:val="00373389"/>
    <w:rsid w:val="00376AA6"/>
    <w:rsid w:val="0037757B"/>
    <w:rsid w:val="003809AA"/>
    <w:rsid w:val="00382694"/>
    <w:rsid w:val="003863DD"/>
    <w:rsid w:val="003927C6"/>
    <w:rsid w:val="003A3A2C"/>
    <w:rsid w:val="003A3E71"/>
    <w:rsid w:val="003A732B"/>
    <w:rsid w:val="003B206C"/>
    <w:rsid w:val="003B6472"/>
    <w:rsid w:val="003B71AD"/>
    <w:rsid w:val="003C306B"/>
    <w:rsid w:val="003C3E81"/>
    <w:rsid w:val="003C484A"/>
    <w:rsid w:val="003D0CF4"/>
    <w:rsid w:val="003D0F3C"/>
    <w:rsid w:val="003D1B6D"/>
    <w:rsid w:val="003D26AB"/>
    <w:rsid w:val="003D546D"/>
    <w:rsid w:val="003D6A0D"/>
    <w:rsid w:val="003D7A76"/>
    <w:rsid w:val="003E0320"/>
    <w:rsid w:val="003E3933"/>
    <w:rsid w:val="003E6D18"/>
    <w:rsid w:val="003E7A91"/>
    <w:rsid w:val="003F05E7"/>
    <w:rsid w:val="003F0B6E"/>
    <w:rsid w:val="003F261E"/>
    <w:rsid w:val="003F267B"/>
    <w:rsid w:val="003F33AF"/>
    <w:rsid w:val="00402753"/>
    <w:rsid w:val="00402C24"/>
    <w:rsid w:val="00410389"/>
    <w:rsid w:val="00410D11"/>
    <w:rsid w:val="0041289C"/>
    <w:rsid w:val="0041586A"/>
    <w:rsid w:val="00415C5E"/>
    <w:rsid w:val="00416731"/>
    <w:rsid w:val="00416CFF"/>
    <w:rsid w:val="00421C81"/>
    <w:rsid w:val="00422E33"/>
    <w:rsid w:val="0042308A"/>
    <w:rsid w:val="00423918"/>
    <w:rsid w:val="00425555"/>
    <w:rsid w:val="004302D2"/>
    <w:rsid w:val="0043405D"/>
    <w:rsid w:val="0043421B"/>
    <w:rsid w:val="00434C31"/>
    <w:rsid w:val="004355CE"/>
    <w:rsid w:val="00435832"/>
    <w:rsid w:val="00436779"/>
    <w:rsid w:val="0044238A"/>
    <w:rsid w:val="00443011"/>
    <w:rsid w:val="00443117"/>
    <w:rsid w:val="00443A63"/>
    <w:rsid w:val="00444165"/>
    <w:rsid w:val="00445BB4"/>
    <w:rsid w:val="004506DB"/>
    <w:rsid w:val="00451BE7"/>
    <w:rsid w:val="00452EB1"/>
    <w:rsid w:val="00453531"/>
    <w:rsid w:val="00455E8B"/>
    <w:rsid w:val="004569BB"/>
    <w:rsid w:val="00461FDC"/>
    <w:rsid w:val="004628A3"/>
    <w:rsid w:val="00462F5A"/>
    <w:rsid w:val="00465454"/>
    <w:rsid w:val="004664DB"/>
    <w:rsid w:val="004664F1"/>
    <w:rsid w:val="004701F0"/>
    <w:rsid w:val="004704C9"/>
    <w:rsid w:val="00472D76"/>
    <w:rsid w:val="00477C4C"/>
    <w:rsid w:val="00480B64"/>
    <w:rsid w:val="00480DEE"/>
    <w:rsid w:val="004846F1"/>
    <w:rsid w:val="004847FA"/>
    <w:rsid w:val="0049095E"/>
    <w:rsid w:val="00490B1A"/>
    <w:rsid w:val="004929F4"/>
    <w:rsid w:val="00494080"/>
    <w:rsid w:val="00494912"/>
    <w:rsid w:val="00496C4B"/>
    <w:rsid w:val="004A0C6F"/>
    <w:rsid w:val="004A123B"/>
    <w:rsid w:val="004A1C25"/>
    <w:rsid w:val="004A792D"/>
    <w:rsid w:val="004A7FE9"/>
    <w:rsid w:val="004B28D7"/>
    <w:rsid w:val="004B3A57"/>
    <w:rsid w:val="004B4FC7"/>
    <w:rsid w:val="004B5089"/>
    <w:rsid w:val="004B58E8"/>
    <w:rsid w:val="004C3512"/>
    <w:rsid w:val="004C4FD5"/>
    <w:rsid w:val="004D074D"/>
    <w:rsid w:val="004D4160"/>
    <w:rsid w:val="004D539A"/>
    <w:rsid w:val="004D5488"/>
    <w:rsid w:val="004E5D18"/>
    <w:rsid w:val="004E703D"/>
    <w:rsid w:val="004F0CDA"/>
    <w:rsid w:val="004F0D91"/>
    <w:rsid w:val="004F14E0"/>
    <w:rsid w:val="004F264E"/>
    <w:rsid w:val="004F31E5"/>
    <w:rsid w:val="004F4CA2"/>
    <w:rsid w:val="004F514D"/>
    <w:rsid w:val="004F6504"/>
    <w:rsid w:val="004F79C5"/>
    <w:rsid w:val="00500EEA"/>
    <w:rsid w:val="0050220E"/>
    <w:rsid w:val="00503366"/>
    <w:rsid w:val="005065C3"/>
    <w:rsid w:val="00506E9F"/>
    <w:rsid w:val="00514878"/>
    <w:rsid w:val="005214B7"/>
    <w:rsid w:val="00521A39"/>
    <w:rsid w:val="00523569"/>
    <w:rsid w:val="00526C7D"/>
    <w:rsid w:val="00532C8B"/>
    <w:rsid w:val="00533206"/>
    <w:rsid w:val="005406E1"/>
    <w:rsid w:val="00542DE1"/>
    <w:rsid w:val="00543783"/>
    <w:rsid w:val="00546436"/>
    <w:rsid w:val="005651D0"/>
    <w:rsid w:val="00572168"/>
    <w:rsid w:val="005724C5"/>
    <w:rsid w:val="005753DE"/>
    <w:rsid w:val="005779CB"/>
    <w:rsid w:val="005839FD"/>
    <w:rsid w:val="00584E70"/>
    <w:rsid w:val="005937D0"/>
    <w:rsid w:val="005949C7"/>
    <w:rsid w:val="00597CDC"/>
    <w:rsid w:val="005A1B2E"/>
    <w:rsid w:val="005A5DF6"/>
    <w:rsid w:val="005B20E4"/>
    <w:rsid w:val="005B2ED9"/>
    <w:rsid w:val="005B3AEF"/>
    <w:rsid w:val="005B4BD2"/>
    <w:rsid w:val="005B4FBC"/>
    <w:rsid w:val="005B760F"/>
    <w:rsid w:val="005B7821"/>
    <w:rsid w:val="005D0DB1"/>
    <w:rsid w:val="005D22C5"/>
    <w:rsid w:val="005D2505"/>
    <w:rsid w:val="005D5AC8"/>
    <w:rsid w:val="005D69B1"/>
    <w:rsid w:val="005D7DAB"/>
    <w:rsid w:val="005E4C1D"/>
    <w:rsid w:val="005E6095"/>
    <w:rsid w:val="005E64C9"/>
    <w:rsid w:val="005F3C85"/>
    <w:rsid w:val="005F6461"/>
    <w:rsid w:val="005F6727"/>
    <w:rsid w:val="00602F8F"/>
    <w:rsid w:val="006060E8"/>
    <w:rsid w:val="00606339"/>
    <w:rsid w:val="00606B74"/>
    <w:rsid w:val="00610AB1"/>
    <w:rsid w:val="00612443"/>
    <w:rsid w:val="006221C3"/>
    <w:rsid w:val="0062236F"/>
    <w:rsid w:val="006264C3"/>
    <w:rsid w:val="00627F7D"/>
    <w:rsid w:val="00631EC6"/>
    <w:rsid w:val="00633871"/>
    <w:rsid w:val="006342CE"/>
    <w:rsid w:val="00634A3B"/>
    <w:rsid w:val="00636D61"/>
    <w:rsid w:val="00637D4E"/>
    <w:rsid w:val="00640A3F"/>
    <w:rsid w:val="00645B0A"/>
    <w:rsid w:val="00646507"/>
    <w:rsid w:val="006508B7"/>
    <w:rsid w:val="00651FB9"/>
    <w:rsid w:val="00653B90"/>
    <w:rsid w:val="00654669"/>
    <w:rsid w:val="00661717"/>
    <w:rsid w:val="00661D16"/>
    <w:rsid w:val="006808D5"/>
    <w:rsid w:val="00681598"/>
    <w:rsid w:val="00681D33"/>
    <w:rsid w:val="00682E23"/>
    <w:rsid w:val="00682FD1"/>
    <w:rsid w:val="006870FA"/>
    <w:rsid w:val="006876CF"/>
    <w:rsid w:val="0069069B"/>
    <w:rsid w:val="006922B6"/>
    <w:rsid w:val="00693BBE"/>
    <w:rsid w:val="006957D0"/>
    <w:rsid w:val="00696989"/>
    <w:rsid w:val="0069773E"/>
    <w:rsid w:val="006A005F"/>
    <w:rsid w:val="006A0D4D"/>
    <w:rsid w:val="006A2A34"/>
    <w:rsid w:val="006A6BE1"/>
    <w:rsid w:val="006B000D"/>
    <w:rsid w:val="006B1C69"/>
    <w:rsid w:val="006B221C"/>
    <w:rsid w:val="006C5275"/>
    <w:rsid w:val="006C65BD"/>
    <w:rsid w:val="006D1E2A"/>
    <w:rsid w:val="006D69A0"/>
    <w:rsid w:val="006D767C"/>
    <w:rsid w:val="006E19F1"/>
    <w:rsid w:val="006E1A85"/>
    <w:rsid w:val="006E3BBF"/>
    <w:rsid w:val="006E48B7"/>
    <w:rsid w:val="006E629D"/>
    <w:rsid w:val="006E7B02"/>
    <w:rsid w:val="006E7C20"/>
    <w:rsid w:val="006F006F"/>
    <w:rsid w:val="006F0870"/>
    <w:rsid w:val="006F477D"/>
    <w:rsid w:val="006F75E1"/>
    <w:rsid w:val="0070160D"/>
    <w:rsid w:val="00702F51"/>
    <w:rsid w:val="00707239"/>
    <w:rsid w:val="00707287"/>
    <w:rsid w:val="00707C2F"/>
    <w:rsid w:val="00711B50"/>
    <w:rsid w:val="007136F2"/>
    <w:rsid w:val="00715128"/>
    <w:rsid w:val="00716252"/>
    <w:rsid w:val="00716A58"/>
    <w:rsid w:val="0072137B"/>
    <w:rsid w:val="007230ED"/>
    <w:rsid w:val="007258FF"/>
    <w:rsid w:val="00727BBE"/>
    <w:rsid w:val="007321AD"/>
    <w:rsid w:val="007331B1"/>
    <w:rsid w:val="00733B83"/>
    <w:rsid w:val="0073795C"/>
    <w:rsid w:val="00741C3B"/>
    <w:rsid w:val="0074381B"/>
    <w:rsid w:val="00745664"/>
    <w:rsid w:val="00747A6B"/>
    <w:rsid w:val="00757DFE"/>
    <w:rsid w:val="00760BB1"/>
    <w:rsid w:val="007611E0"/>
    <w:rsid w:val="0076365C"/>
    <w:rsid w:val="00764C0B"/>
    <w:rsid w:val="007668B5"/>
    <w:rsid w:val="007679A8"/>
    <w:rsid w:val="00770332"/>
    <w:rsid w:val="00770808"/>
    <w:rsid w:val="0077444F"/>
    <w:rsid w:val="007769B2"/>
    <w:rsid w:val="0078171F"/>
    <w:rsid w:val="00781970"/>
    <w:rsid w:val="00784711"/>
    <w:rsid w:val="00785558"/>
    <w:rsid w:val="00786245"/>
    <w:rsid w:val="007902FA"/>
    <w:rsid w:val="00790721"/>
    <w:rsid w:val="00790D97"/>
    <w:rsid w:val="00790DCD"/>
    <w:rsid w:val="00790EEF"/>
    <w:rsid w:val="007911EA"/>
    <w:rsid w:val="00791258"/>
    <w:rsid w:val="0079160E"/>
    <w:rsid w:val="007927D6"/>
    <w:rsid w:val="00797FD7"/>
    <w:rsid w:val="007A309B"/>
    <w:rsid w:val="007B0EF9"/>
    <w:rsid w:val="007B231E"/>
    <w:rsid w:val="007B29A4"/>
    <w:rsid w:val="007B47FE"/>
    <w:rsid w:val="007B64D6"/>
    <w:rsid w:val="007B7903"/>
    <w:rsid w:val="007B804C"/>
    <w:rsid w:val="007C0903"/>
    <w:rsid w:val="007C13D1"/>
    <w:rsid w:val="007C416C"/>
    <w:rsid w:val="007C4A8B"/>
    <w:rsid w:val="007D40A9"/>
    <w:rsid w:val="007D4D75"/>
    <w:rsid w:val="007D72ED"/>
    <w:rsid w:val="007D77D1"/>
    <w:rsid w:val="007E1AE8"/>
    <w:rsid w:val="007E2CFA"/>
    <w:rsid w:val="007E4709"/>
    <w:rsid w:val="007E7EFE"/>
    <w:rsid w:val="007E7FC0"/>
    <w:rsid w:val="007F06AC"/>
    <w:rsid w:val="007F4A13"/>
    <w:rsid w:val="008029CB"/>
    <w:rsid w:val="00802D11"/>
    <w:rsid w:val="00807FD3"/>
    <w:rsid w:val="00817252"/>
    <w:rsid w:val="00821F47"/>
    <w:rsid w:val="00825288"/>
    <w:rsid w:val="00826260"/>
    <w:rsid w:val="008272E3"/>
    <w:rsid w:val="00832438"/>
    <w:rsid w:val="00835E90"/>
    <w:rsid w:val="0084232B"/>
    <w:rsid w:val="008423E4"/>
    <w:rsid w:val="0084642D"/>
    <w:rsid w:val="00855A4E"/>
    <w:rsid w:val="00856551"/>
    <w:rsid w:val="00857A8F"/>
    <w:rsid w:val="008604DC"/>
    <w:rsid w:val="00862866"/>
    <w:rsid w:val="00867863"/>
    <w:rsid w:val="00871170"/>
    <w:rsid w:val="00880910"/>
    <w:rsid w:val="008825D8"/>
    <w:rsid w:val="00882D81"/>
    <w:rsid w:val="0089247B"/>
    <w:rsid w:val="00893310"/>
    <w:rsid w:val="00895FF8"/>
    <w:rsid w:val="0089601B"/>
    <w:rsid w:val="008A10B6"/>
    <w:rsid w:val="008A25D9"/>
    <w:rsid w:val="008A2CFE"/>
    <w:rsid w:val="008A2F3F"/>
    <w:rsid w:val="008A4C31"/>
    <w:rsid w:val="008B0761"/>
    <w:rsid w:val="008B2F2E"/>
    <w:rsid w:val="008B52CD"/>
    <w:rsid w:val="008B6DD8"/>
    <w:rsid w:val="008B6FBD"/>
    <w:rsid w:val="008C024C"/>
    <w:rsid w:val="008C0366"/>
    <w:rsid w:val="008C7BA4"/>
    <w:rsid w:val="008C7D6B"/>
    <w:rsid w:val="008D11D9"/>
    <w:rsid w:val="008D15EF"/>
    <w:rsid w:val="008D3C34"/>
    <w:rsid w:val="008D77ED"/>
    <w:rsid w:val="008E1E4E"/>
    <w:rsid w:val="008E6943"/>
    <w:rsid w:val="008F26DF"/>
    <w:rsid w:val="008F5727"/>
    <w:rsid w:val="00901BEE"/>
    <w:rsid w:val="00904C56"/>
    <w:rsid w:val="0091474C"/>
    <w:rsid w:val="009148DA"/>
    <w:rsid w:val="00915081"/>
    <w:rsid w:val="009157D8"/>
    <w:rsid w:val="00921332"/>
    <w:rsid w:val="0092206F"/>
    <w:rsid w:val="00923E01"/>
    <w:rsid w:val="00924D21"/>
    <w:rsid w:val="00926D26"/>
    <w:rsid w:val="00926F49"/>
    <w:rsid w:val="009275F4"/>
    <w:rsid w:val="00927CF4"/>
    <w:rsid w:val="00930BF3"/>
    <w:rsid w:val="0093163E"/>
    <w:rsid w:val="00931CFB"/>
    <w:rsid w:val="00932D49"/>
    <w:rsid w:val="00933FBF"/>
    <w:rsid w:val="0094176D"/>
    <w:rsid w:val="00942B86"/>
    <w:rsid w:val="009434FE"/>
    <w:rsid w:val="00945E29"/>
    <w:rsid w:val="0095188A"/>
    <w:rsid w:val="0095749D"/>
    <w:rsid w:val="009620DC"/>
    <w:rsid w:val="009636A7"/>
    <w:rsid w:val="00963C1B"/>
    <w:rsid w:val="009658F8"/>
    <w:rsid w:val="00967EDF"/>
    <w:rsid w:val="009709C2"/>
    <w:rsid w:val="00970E85"/>
    <w:rsid w:val="00971A1C"/>
    <w:rsid w:val="00971E4B"/>
    <w:rsid w:val="0097267C"/>
    <w:rsid w:val="009731A5"/>
    <w:rsid w:val="0097333E"/>
    <w:rsid w:val="00974A88"/>
    <w:rsid w:val="009765E1"/>
    <w:rsid w:val="00976BE2"/>
    <w:rsid w:val="0097797D"/>
    <w:rsid w:val="00983B1C"/>
    <w:rsid w:val="00984C0E"/>
    <w:rsid w:val="00985373"/>
    <w:rsid w:val="00992385"/>
    <w:rsid w:val="009A05E1"/>
    <w:rsid w:val="009A31A6"/>
    <w:rsid w:val="009A46D7"/>
    <w:rsid w:val="009A53B4"/>
    <w:rsid w:val="009A606A"/>
    <w:rsid w:val="009A7256"/>
    <w:rsid w:val="009A7291"/>
    <w:rsid w:val="009B3E9A"/>
    <w:rsid w:val="009B5FFE"/>
    <w:rsid w:val="009B7084"/>
    <w:rsid w:val="009B72A5"/>
    <w:rsid w:val="009B7304"/>
    <w:rsid w:val="009C1578"/>
    <w:rsid w:val="009C5CD2"/>
    <w:rsid w:val="009C6BD0"/>
    <w:rsid w:val="009C7D94"/>
    <w:rsid w:val="009D0F27"/>
    <w:rsid w:val="009D2B7C"/>
    <w:rsid w:val="009D37F1"/>
    <w:rsid w:val="009E0D62"/>
    <w:rsid w:val="009E4713"/>
    <w:rsid w:val="009E4F21"/>
    <w:rsid w:val="009E6127"/>
    <w:rsid w:val="009E72DA"/>
    <w:rsid w:val="009F1BCD"/>
    <w:rsid w:val="009F3741"/>
    <w:rsid w:val="009F393D"/>
    <w:rsid w:val="009F5AD7"/>
    <w:rsid w:val="009F622B"/>
    <w:rsid w:val="009F6311"/>
    <w:rsid w:val="009F6E0A"/>
    <w:rsid w:val="00A000EE"/>
    <w:rsid w:val="00A015BB"/>
    <w:rsid w:val="00A031D6"/>
    <w:rsid w:val="00A057AD"/>
    <w:rsid w:val="00A07C62"/>
    <w:rsid w:val="00A1048A"/>
    <w:rsid w:val="00A14DB5"/>
    <w:rsid w:val="00A15E5D"/>
    <w:rsid w:val="00A160AC"/>
    <w:rsid w:val="00A16A9A"/>
    <w:rsid w:val="00A2017B"/>
    <w:rsid w:val="00A20665"/>
    <w:rsid w:val="00A222D1"/>
    <w:rsid w:val="00A277E5"/>
    <w:rsid w:val="00A31E9E"/>
    <w:rsid w:val="00A32A31"/>
    <w:rsid w:val="00A35557"/>
    <w:rsid w:val="00A36D2D"/>
    <w:rsid w:val="00A36E4D"/>
    <w:rsid w:val="00A4027A"/>
    <w:rsid w:val="00A415A3"/>
    <w:rsid w:val="00A457C6"/>
    <w:rsid w:val="00A50236"/>
    <w:rsid w:val="00A50989"/>
    <w:rsid w:val="00A52138"/>
    <w:rsid w:val="00A532DA"/>
    <w:rsid w:val="00A53DA2"/>
    <w:rsid w:val="00A56EFD"/>
    <w:rsid w:val="00A61B37"/>
    <w:rsid w:val="00A64282"/>
    <w:rsid w:val="00A66269"/>
    <w:rsid w:val="00A670C7"/>
    <w:rsid w:val="00A72456"/>
    <w:rsid w:val="00A73A93"/>
    <w:rsid w:val="00A74689"/>
    <w:rsid w:val="00A8033E"/>
    <w:rsid w:val="00A80559"/>
    <w:rsid w:val="00A815EE"/>
    <w:rsid w:val="00A8566C"/>
    <w:rsid w:val="00A86AD2"/>
    <w:rsid w:val="00A8758E"/>
    <w:rsid w:val="00A93891"/>
    <w:rsid w:val="00AA008D"/>
    <w:rsid w:val="00AA3C9D"/>
    <w:rsid w:val="00AA5395"/>
    <w:rsid w:val="00AB5CD9"/>
    <w:rsid w:val="00AB61CB"/>
    <w:rsid w:val="00AB6E28"/>
    <w:rsid w:val="00AB71BF"/>
    <w:rsid w:val="00AC0559"/>
    <w:rsid w:val="00AC38EA"/>
    <w:rsid w:val="00AC558A"/>
    <w:rsid w:val="00AD021B"/>
    <w:rsid w:val="00AD02C6"/>
    <w:rsid w:val="00AD324E"/>
    <w:rsid w:val="00AD3CCE"/>
    <w:rsid w:val="00AD4F4D"/>
    <w:rsid w:val="00AD5251"/>
    <w:rsid w:val="00AD5266"/>
    <w:rsid w:val="00AD5B6E"/>
    <w:rsid w:val="00AE341B"/>
    <w:rsid w:val="00AE3DE0"/>
    <w:rsid w:val="00AE5FAA"/>
    <w:rsid w:val="00AE613C"/>
    <w:rsid w:val="00AF0DEA"/>
    <w:rsid w:val="00AF1100"/>
    <w:rsid w:val="00AF26A9"/>
    <w:rsid w:val="00AF3F03"/>
    <w:rsid w:val="00AF7AB8"/>
    <w:rsid w:val="00AFD5FC"/>
    <w:rsid w:val="00B03618"/>
    <w:rsid w:val="00B06A18"/>
    <w:rsid w:val="00B07E47"/>
    <w:rsid w:val="00B1105B"/>
    <w:rsid w:val="00B13558"/>
    <w:rsid w:val="00B15C23"/>
    <w:rsid w:val="00B15E58"/>
    <w:rsid w:val="00B17F88"/>
    <w:rsid w:val="00B21B32"/>
    <w:rsid w:val="00B2287A"/>
    <w:rsid w:val="00B267EC"/>
    <w:rsid w:val="00B26E59"/>
    <w:rsid w:val="00B27307"/>
    <w:rsid w:val="00B30859"/>
    <w:rsid w:val="00B3720F"/>
    <w:rsid w:val="00B449AB"/>
    <w:rsid w:val="00B45F2F"/>
    <w:rsid w:val="00B52BAD"/>
    <w:rsid w:val="00B5512C"/>
    <w:rsid w:val="00B55370"/>
    <w:rsid w:val="00B63AEB"/>
    <w:rsid w:val="00B647F0"/>
    <w:rsid w:val="00B712A2"/>
    <w:rsid w:val="00B73F69"/>
    <w:rsid w:val="00B741B9"/>
    <w:rsid w:val="00B806EF"/>
    <w:rsid w:val="00B83170"/>
    <w:rsid w:val="00B8709B"/>
    <w:rsid w:val="00B870AB"/>
    <w:rsid w:val="00B8722F"/>
    <w:rsid w:val="00B900C5"/>
    <w:rsid w:val="00B916B3"/>
    <w:rsid w:val="00B936CB"/>
    <w:rsid w:val="00BA0591"/>
    <w:rsid w:val="00BA21F5"/>
    <w:rsid w:val="00BA4348"/>
    <w:rsid w:val="00BA5C68"/>
    <w:rsid w:val="00BB3501"/>
    <w:rsid w:val="00BC1018"/>
    <w:rsid w:val="00BC1F07"/>
    <w:rsid w:val="00BC2B2E"/>
    <w:rsid w:val="00BC2E11"/>
    <w:rsid w:val="00BC38DA"/>
    <w:rsid w:val="00BC5ABA"/>
    <w:rsid w:val="00BC6033"/>
    <w:rsid w:val="00BC7473"/>
    <w:rsid w:val="00BC7602"/>
    <w:rsid w:val="00BD49D0"/>
    <w:rsid w:val="00BD63F4"/>
    <w:rsid w:val="00BD64F4"/>
    <w:rsid w:val="00BE5A61"/>
    <w:rsid w:val="00BF1685"/>
    <w:rsid w:val="00BF1E87"/>
    <w:rsid w:val="00BF2EB3"/>
    <w:rsid w:val="00BF2EBD"/>
    <w:rsid w:val="00BF5F3B"/>
    <w:rsid w:val="00C00DD4"/>
    <w:rsid w:val="00C01584"/>
    <w:rsid w:val="00C0213D"/>
    <w:rsid w:val="00C03C70"/>
    <w:rsid w:val="00C07824"/>
    <w:rsid w:val="00C10B07"/>
    <w:rsid w:val="00C12306"/>
    <w:rsid w:val="00C15BD6"/>
    <w:rsid w:val="00C17336"/>
    <w:rsid w:val="00C17887"/>
    <w:rsid w:val="00C21D76"/>
    <w:rsid w:val="00C230F3"/>
    <w:rsid w:val="00C24EFB"/>
    <w:rsid w:val="00C250B1"/>
    <w:rsid w:val="00C25241"/>
    <w:rsid w:val="00C30CE5"/>
    <w:rsid w:val="00C33EE3"/>
    <w:rsid w:val="00C34953"/>
    <w:rsid w:val="00C34D83"/>
    <w:rsid w:val="00C362D3"/>
    <w:rsid w:val="00C374EC"/>
    <w:rsid w:val="00C40BDC"/>
    <w:rsid w:val="00C439C5"/>
    <w:rsid w:val="00C43B5A"/>
    <w:rsid w:val="00C463CE"/>
    <w:rsid w:val="00C529F5"/>
    <w:rsid w:val="00C52F03"/>
    <w:rsid w:val="00C531B6"/>
    <w:rsid w:val="00C62AF5"/>
    <w:rsid w:val="00C712CA"/>
    <w:rsid w:val="00C71574"/>
    <w:rsid w:val="00C7501F"/>
    <w:rsid w:val="00C82FBB"/>
    <w:rsid w:val="00C84A85"/>
    <w:rsid w:val="00C84D05"/>
    <w:rsid w:val="00C85C18"/>
    <w:rsid w:val="00C9167F"/>
    <w:rsid w:val="00C96376"/>
    <w:rsid w:val="00CA301C"/>
    <w:rsid w:val="00CA3870"/>
    <w:rsid w:val="00CA47EC"/>
    <w:rsid w:val="00CA5110"/>
    <w:rsid w:val="00CA786B"/>
    <w:rsid w:val="00CB26A4"/>
    <w:rsid w:val="00CB5747"/>
    <w:rsid w:val="00CC1BE5"/>
    <w:rsid w:val="00CC2AA5"/>
    <w:rsid w:val="00CC3F93"/>
    <w:rsid w:val="00CC49AC"/>
    <w:rsid w:val="00CC78E9"/>
    <w:rsid w:val="00CD09D1"/>
    <w:rsid w:val="00CD3E64"/>
    <w:rsid w:val="00CE4AF4"/>
    <w:rsid w:val="00CF1BCC"/>
    <w:rsid w:val="00CF1FC3"/>
    <w:rsid w:val="00CF2933"/>
    <w:rsid w:val="00CF3E97"/>
    <w:rsid w:val="00CF525F"/>
    <w:rsid w:val="00CF5706"/>
    <w:rsid w:val="00CF590F"/>
    <w:rsid w:val="00CF5C5F"/>
    <w:rsid w:val="00CF69F3"/>
    <w:rsid w:val="00D00E9B"/>
    <w:rsid w:val="00D03A8D"/>
    <w:rsid w:val="00D06D96"/>
    <w:rsid w:val="00D07564"/>
    <w:rsid w:val="00D107E2"/>
    <w:rsid w:val="00D1220A"/>
    <w:rsid w:val="00D14538"/>
    <w:rsid w:val="00D15A08"/>
    <w:rsid w:val="00D25A7D"/>
    <w:rsid w:val="00D26C7D"/>
    <w:rsid w:val="00D32807"/>
    <w:rsid w:val="00D33339"/>
    <w:rsid w:val="00D35541"/>
    <w:rsid w:val="00D3571E"/>
    <w:rsid w:val="00D37CB0"/>
    <w:rsid w:val="00D37F13"/>
    <w:rsid w:val="00D42E7A"/>
    <w:rsid w:val="00D43741"/>
    <w:rsid w:val="00D461D3"/>
    <w:rsid w:val="00D472F6"/>
    <w:rsid w:val="00D47B11"/>
    <w:rsid w:val="00D55913"/>
    <w:rsid w:val="00D5713C"/>
    <w:rsid w:val="00D66D0A"/>
    <w:rsid w:val="00D702B5"/>
    <w:rsid w:val="00D728D6"/>
    <w:rsid w:val="00D81204"/>
    <w:rsid w:val="00D81C93"/>
    <w:rsid w:val="00D86FC1"/>
    <w:rsid w:val="00D87DD4"/>
    <w:rsid w:val="00D87FC3"/>
    <w:rsid w:val="00D93FB2"/>
    <w:rsid w:val="00D94DCF"/>
    <w:rsid w:val="00D953CE"/>
    <w:rsid w:val="00D95E77"/>
    <w:rsid w:val="00D96A5D"/>
    <w:rsid w:val="00DA0650"/>
    <w:rsid w:val="00DA235A"/>
    <w:rsid w:val="00DA3557"/>
    <w:rsid w:val="00DA3A77"/>
    <w:rsid w:val="00DA3B59"/>
    <w:rsid w:val="00DA4C28"/>
    <w:rsid w:val="00DA5760"/>
    <w:rsid w:val="00DA6F87"/>
    <w:rsid w:val="00DA75E8"/>
    <w:rsid w:val="00DB071B"/>
    <w:rsid w:val="00DB1E7A"/>
    <w:rsid w:val="00DB25BA"/>
    <w:rsid w:val="00DB3F19"/>
    <w:rsid w:val="00DB5659"/>
    <w:rsid w:val="00DB7818"/>
    <w:rsid w:val="00DC14CA"/>
    <w:rsid w:val="00DC2E06"/>
    <w:rsid w:val="00DC566A"/>
    <w:rsid w:val="00DC5D75"/>
    <w:rsid w:val="00DC610D"/>
    <w:rsid w:val="00DC6BDC"/>
    <w:rsid w:val="00DD2281"/>
    <w:rsid w:val="00DD270F"/>
    <w:rsid w:val="00DD65BD"/>
    <w:rsid w:val="00DD719E"/>
    <w:rsid w:val="00DE10BE"/>
    <w:rsid w:val="00DE39D1"/>
    <w:rsid w:val="00DE4031"/>
    <w:rsid w:val="00DE5431"/>
    <w:rsid w:val="00DE7194"/>
    <w:rsid w:val="00DF02B1"/>
    <w:rsid w:val="00DF1423"/>
    <w:rsid w:val="00DF1B06"/>
    <w:rsid w:val="00DF3AF5"/>
    <w:rsid w:val="00DF700C"/>
    <w:rsid w:val="00DF7DD9"/>
    <w:rsid w:val="00DF7F4D"/>
    <w:rsid w:val="00E00BED"/>
    <w:rsid w:val="00E00DDF"/>
    <w:rsid w:val="00E0244F"/>
    <w:rsid w:val="00E06B99"/>
    <w:rsid w:val="00E10DA6"/>
    <w:rsid w:val="00E11744"/>
    <w:rsid w:val="00E22216"/>
    <w:rsid w:val="00E22DF2"/>
    <w:rsid w:val="00E23A9E"/>
    <w:rsid w:val="00E24BD1"/>
    <w:rsid w:val="00E30C03"/>
    <w:rsid w:val="00E34166"/>
    <w:rsid w:val="00E35136"/>
    <w:rsid w:val="00E363D6"/>
    <w:rsid w:val="00E367F4"/>
    <w:rsid w:val="00E5069D"/>
    <w:rsid w:val="00E50B08"/>
    <w:rsid w:val="00E53DC1"/>
    <w:rsid w:val="00E61EE5"/>
    <w:rsid w:val="00E62B27"/>
    <w:rsid w:val="00E630E0"/>
    <w:rsid w:val="00E670CA"/>
    <w:rsid w:val="00E72966"/>
    <w:rsid w:val="00E7487C"/>
    <w:rsid w:val="00E76480"/>
    <w:rsid w:val="00E77720"/>
    <w:rsid w:val="00E77A94"/>
    <w:rsid w:val="00E8258F"/>
    <w:rsid w:val="00E83677"/>
    <w:rsid w:val="00E85C70"/>
    <w:rsid w:val="00E90F1E"/>
    <w:rsid w:val="00E92A2D"/>
    <w:rsid w:val="00EA2E4A"/>
    <w:rsid w:val="00EA421B"/>
    <w:rsid w:val="00EA607B"/>
    <w:rsid w:val="00EA7C97"/>
    <w:rsid w:val="00EB04FC"/>
    <w:rsid w:val="00EB1A49"/>
    <w:rsid w:val="00EB1A80"/>
    <w:rsid w:val="00EB3151"/>
    <w:rsid w:val="00EC1BAF"/>
    <w:rsid w:val="00EC2542"/>
    <w:rsid w:val="00EC58BE"/>
    <w:rsid w:val="00EC5D51"/>
    <w:rsid w:val="00EC67B9"/>
    <w:rsid w:val="00EC6B08"/>
    <w:rsid w:val="00EC7B52"/>
    <w:rsid w:val="00ED3B06"/>
    <w:rsid w:val="00ED5714"/>
    <w:rsid w:val="00EE0023"/>
    <w:rsid w:val="00EE0F7D"/>
    <w:rsid w:val="00EE292C"/>
    <w:rsid w:val="00EE44EC"/>
    <w:rsid w:val="00EE4594"/>
    <w:rsid w:val="00EE68FD"/>
    <w:rsid w:val="00EF0175"/>
    <w:rsid w:val="00EF1BF9"/>
    <w:rsid w:val="00EF3603"/>
    <w:rsid w:val="00EF75DA"/>
    <w:rsid w:val="00F0455C"/>
    <w:rsid w:val="00F0470E"/>
    <w:rsid w:val="00F1350D"/>
    <w:rsid w:val="00F141CD"/>
    <w:rsid w:val="00F14776"/>
    <w:rsid w:val="00F1530D"/>
    <w:rsid w:val="00F16801"/>
    <w:rsid w:val="00F16DF6"/>
    <w:rsid w:val="00F17D55"/>
    <w:rsid w:val="00F209AB"/>
    <w:rsid w:val="00F20B54"/>
    <w:rsid w:val="00F22F73"/>
    <w:rsid w:val="00F26789"/>
    <w:rsid w:val="00F3052E"/>
    <w:rsid w:val="00F334C8"/>
    <w:rsid w:val="00F3391D"/>
    <w:rsid w:val="00F33AD5"/>
    <w:rsid w:val="00F37EE6"/>
    <w:rsid w:val="00F419B1"/>
    <w:rsid w:val="00F42069"/>
    <w:rsid w:val="00F4210A"/>
    <w:rsid w:val="00F434AA"/>
    <w:rsid w:val="00F4371D"/>
    <w:rsid w:val="00F43957"/>
    <w:rsid w:val="00F44381"/>
    <w:rsid w:val="00F44AC9"/>
    <w:rsid w:val="00F45818"/>
    <w:rsid w:val="00F4657A"/>
    <w:rsid w:val="00F47230"/>
    <w:rsid w:val="00F54D77"/>
    <w:rsid w:val="00F61774"/>
    <w:rsid w:val="00F617C8"/>
    <w:rsid w:val="00F6250D"/>
    <w:rsid w:val="00F65DA4"/>
    <w:rsid w:val="00F66025"/>
    <w:rsid w:val="00F67B93"/>
    <w:rsid w:val="00F72286"/>
    <w:rsid w:val="00F751F9"/>
    <w:rsid w:val="00F766F9"/>
    <w:rsid w:val="00F82529"/>
    <w:rsid w:val="00F8414A"/>
    <w:rsid w:val="00F85792"/>
    <w:rsid w:val="00F85BCB"/>
    <w:rsid w:val="00F862F9"/>
    <w:rsid w:val="00F8676C"/>
    <w:rsid w:val="00F914B2"/>
    <w:rsid w:val="00F9327C"/>
    <w:rsid w:val="00F96A17"/>
    <w:rsid w:val="00F9733D"/>
    <w:rsid w:val="00FA0B49"/>
    <w:rsid w:val="00FA0D31"/>
    <w:rsid w:val="00FA209C"/>
    <w:rsid w:val="00FA4FAE"/>
    <w:rsid w:val="00FA55B3"/>
    <w:rsid w:val="00FA6FD6"/>
    <w:rsid w:val="00FA757D"/>
    <w:rsid w:val="00FB2EA4"/>
    <w:rsid w:val="00FB5DCA"/>
    <w:rsid w:val="00FB745D"/>
    <w:rsid w:val="00FC1BF8"/>
    <w:rsid w:val="00FC3A84"/>
    <w:rsid w:val="00FC3E92"/>
    <w:rsid w:val="00FC41FD"/>
    <w:rsid w:val="00FD0D2E"/>
    <w:rsid w:val="00FD4D3E"/>
    <w:rsid w:val="00FD4FD3"/>
    <w:rsid w:val="00FE1DF1"/>
    <w:rsid w:val="00FE3582"/>
    <w:rsid w:val="00FE4080"/>
    <w:rsid w:val="00FE77F8"/>
    <w:rsid w:val="00FF167D"/>
    <w:rsid w:val="00FF73AA"/>
    <w:rsid w:val="01283B3C"/>
    <w:rsid w:val="016036A0"/>
    <w:rsid w:val="02169BF5"/>
    <w:rsid w:val="025391C8"/>
    <w:rsid w:val="02888784"/>
    <w:rsid w:val="02B2FF99"/>
    <w:rsid w:val="02C8820C"/>
    <w:rsid w:val="0308B472"/>
    <w:rsid w:val="030BC145"/>
    <w:rsid w:val="0319A830"/>
    <w:rsid w:val="0328CC3F"/>
    <w:rsid w:val="0336BCD7"/>
    <w:rsid w:val="0392B828"/>
    <w:rsid w:val="03AA57DE"/>
    <w:rsid w:val="0461634B"/>
    <w:rsid w:val="046CD5B1"/>
    <w:rsid w:val="0496C69E"/>
    <w:rsid w:val="04DE19BC"/>
    <w:rsid w:val="052CF73E"/>
    <w:rsid w:val="05B1A7EA"/>
    <w:rsid w:val="05E0833E"/>
    <w:rsid w:val="06364397"/>
    <w:rsid w:val="0657A5C5"/>
    <w:rsid w:val="066D13AD"/>
    <w:rsid w:val="0717AA59"/>
    <w:rsid w:val="077E245D"/>
    <w:rsid w:val="07A5FC06"/>
    <w:rsid w:val="07B4C729"/>
    <w:rsid w:val="07FDBA51"/>
    <w:rsid w:val="09044FBF"/>
    <w:rsid w:val="0929D890"/>
    <w:rsid w:val="095B97BA"/>
    <w:rsid w:val="0A08C143"/>
    <w:rsid w:val="0A4AE539"/>
    <w:rsid w:val="0A8F5C04"/>
    <w:rsid w:val="0AD90DFF"/>
    <w:rsid w:val="0AD9588A"/>
    <w:rsid w:val="0AFC64B6"/>
    <w:rsid w:val="0B50605E"/>
    <w:rsid w:val="0B554DBC"/>
    <w:rsid w:val="0B5BB022"/>
    <w:rsid w:val="0BA2E02A"/>
    <w:rsid w:val="0BE18179"/>
    <w:rsid w:val="0C1B8DBA"/>
    <w:rsid w:val="0C7A8EA4"/>
    <w:rsid w:val="0CA334A5"/>
    <w:rsid w:val="0CF785BF"/>
    <w:rsid w:val="0E58AA50"/>
    <w:rsid w:val="0E9A073C"/>
    <w:rsid w:val="0EB1E5F4"/>
    <w:rsid w:val="0EE5E321"/>
    <w:rsid w:val="0F0D17AE"/>
    <w:rsid w:val="0F214EB1"/>
    <w:rsid w:val="0F58D7B0"/>
    <w:rsid w:val="0FA3B731"/>
    <w:rsid w:val="0FB0DEB4"/>
    <w:rsid w:val="0FB394D9"/>
    <w:rsid w:val="0FD50C3F"/>
    <w:rsid w:val="10990419"/>
    <w:rsid w:val="10C2CCE4"/>
    <w:rsid w:val="10EAF304"/>
    <w:rsid w:val="1138C0A3"/>
    <w:rsid w:val="115A9FC0"/>
    <w:rsid w:val="119A4AE2"/>
    <w:rsid w:val="11ACAEC9"/>
    <w:rsid w:val="11BED632"/>
    <w:rsid w:val="11D6E932"/>
    <w:rsid w:val="11F7A9CA"/>
    <w:rsid w:val="12078828"/>
    <w:rsid w:val="126E25CF"/>
    <w:rsid w:val="12C3C9EF"/>
    <w:rsid w:val="13115CF6"/>
    <w:rsid w:val="133AC69D"/>
    <w:rsid w:val="13E8331A"/>
    <w:rsid w:val="141E006A"/>
    <w:rsid w:val="144E2F6C"/>
    <w:rsid w:val="14506B1D"/>
    <w:rsid w:val="147E464F"/>
    <w:rsid w:val="154046CF"/>
    <w:rsid w:val="157B164F"/>
    <w:rsid w:val="15970C4C"/>
    <w:rsid w:val="15EA12EA"/>
    <w:rsid w:val="15FC5005"/>
    <w:rsid w:val="1683EDDB"/>
    <w:rsid w:val="16CACE22"/>
    <w:rsid w:val="16CDEAC6"/>
    <w:rsid w:val="16DC4DCB"/>
    <w:rsid w:val="1793A3EF"/>
    <w:rsid w:val="181B1E33"/>
    <w:rsid w:val="182083D0"/>
    <w:rsid w:val="186C47DF"/>
    <w:rsid w:val="187817DE"/>
    <w:rsid w:val="18A73F85"/>
    <w:rsid w:val="18DB15E9"/>
    <w:rsid w:val="19088F27"/>
    <w:rsid w:val="1940980A"/>
    <w:rsid w:val="19B8AC44"/>
    <w:rsid w:val="19F0B645"/>
    <w:rsid w:val="1A028FB0"/>
    <w:rsid w:val="1A428B3C"/>
    <w:rsid w:val="1A76AC4A"/>
    <w:rsid w:val="1AE32E38"/>
    <w:rsid w:val="1B1015C3"/>
    <w:rsid w:val="1B7C543F"/>
    <w:rsid w:val="1BDA5EA7"/>
    <w:rsid w:val="1BF17BC0"/>
    <w:rsid w:val="1C4E58AA"/>
    <w:rsid w:val="1C4E6B4A"/>
    <w:rsid w:val="1C71666A"/>
    <w:rsid w:val="1D11CA37"/>
    <w:rsid w:val="1D4FA9EC"/>
    <w:rsid w:val="1D610B82"/>
    <w:rsid w:val="1DB2D3DE"/>
    <w:rsid w:val="1DB4F99C"/>
    <w:rsid w:val="1DBFE30F"/>
    <w:rsid w:val="1DC9600C"/>
    <w:rsid w:val="1E18A896"/>
    <w:rsid w:val="1E377F0E"/>
    <w:rsid w:val="1E48F284"/>
    <w:rsid w:val="1E705593"/>
    <w:rsid w:val="1E73904A"/>
    <w:rsid w:val="1EAACE01"/>
    <w:rsid w:val="1EC8A09C"/>
    <w:rsid w:val="1EE7EEAB"/>
    <w:rsid w:val="1F00CF1E"/>
    <w:rsid w:val="1F08CC89"/>
    <w:rsid w:val="1F18B1C9"/>
    <w:rsid w:val="1F71401B"/>
    <w:rsid w:val="1F9C4C42"/>
    <w:rsid w:val="1FBBFBDF"/>
    <w:rsid w:val="1FC53DB6"/>
    <w:rsid w:val="207CBFB7"/>
    <w:rsid w:val="213CB3EF"/>
    <w:rsid w:val="2245468B"/>
    <w:rsid w:val="2250A74D"/>
    <w:rsid w:val="22B21E5E"/>
    <w:rsid w:val="22C424B0"/>
    <w:rsid w:val="234E8959"/>
    <w:rsid w:val="23CB29A2"/>
    <w:rsid w:val="23E982B1"/>
    <w:rsid w:val="24B22381"/>
    <w:rsid w:val="24B7D7B0"/>
    <w:rsid w:val="24C0F81F"/>
    <w:rsid w:val="2554E357"/>
    <w:rsid w:val="2571CCFD"/>
    <w:rsid w:val="257BB45A"/>
    <w:rsid w:val="25C73474"/>
    <w:rsid w:val="261D0AAA"/>
    <w:rsid w:val="261D1B62"/>
    <w:rsid w:val="26A9B492"/>
    <w:rsid w:val="26C81C1A"/>
    <w:rsid w:val="2712D516"/>
    <w:rsid w:val="27C8063A"/>
    <w:rsid w:val="27CA48B4"/>
    <w:rsid w:val="28032857"/>
    <w:rsid w:val="28B06787"/>
    <w:rsid w:val="29693CC4"/>
    <w:rsid w:val="2976CFCC"/>
    <w:rsid w:val="29940FD1"/>
    <w:rsid w:val="2A57AC44"/>
    <w:rsid w:val="2AA1D744"/>
    <w:rsid w:val="2AA2F218"/>
    <w:rsid w:val="2AD2A70B"/>
    <w:rsid w:val="2AEEB06E"/>
    <w:rsid w:val="2B18DC46"/>
    <w:rsid w:val="2B7D5566"/>
    <w:rsid w:val="2BCFBEAF"/>
    <w:rsid w:val="2C174BDD"/>
    <w:rsid w:val="2C783D1B"/>
    <w:rsid w:val="2E18F1A0"/>
    <w:rsid w:val="2E1C0947"/>
    <w:rsid w:val="2E9974FE"/>
    <w:rsid w:val="2F16078D"/>
    <w:rsid w:val="2F27248F"/>
    <w:rsid w:val="2F66346C"/>
    <w:rsid w:val="2FD2516A"/>
    <w:rsid w:val="2FE333D5"/>
    <w:rsid w:val="2FF0E1FA"/>
    <w:rsid w:val="2FF1B4C5"/>
    <w:rsid w:val="3002AA8F"/>
    <w:rsid w:val="3010B70A"/>
    <w:rsid w:val="307228B5"/>
    <w:rsid w:val="30852A8F"/>
    <w:rsid w:val="309FE374"/>
    <w:rsid w:val="30F60840"/>
    <w:rsid w:val="31398D4E"/>
    <w:rsid w:val="313A28CA"/>
    <w:rsid w:val="315CBF0C"/>
    <w:rsid w:val="31D8C9F9"/>
    <w:rsid w:val="32166529"/>
    <w:rsid w:val="322E1706"/>
    <w:rsid w:val="3241DB6D"/>
    <w:rsid w:val="32587182"/>
    <w:rsid w:val="32884744"/>
    <w:rsid w:val="32F69D2E"/>
    <w:rsid w:val="335131AB"/>
    <w:rsid w:val="337D96A4"/>
    <w:rsid w:val="33DE80C4"/>
    <w:rsid w:val="3435BCB4"/>
    <w:rsid w:val="345759B5"/>
    <w:rsid w:val="348F5DF5"/>
    <w:rsid w:val="3508B83E"/>
    <w:rsid w:val="35242FA7"/>
    <w:rsid w:val="355C4457"/>
    <w:rsid w:val="35867437"/>
    <w:rsid w:val="362B5E72"/>
    <w:rsid w:val="363144E4"/>
    <w:rsid w:val="36634DEE"/>
    <w:rsid w:val="36ED5304"/>
    <w:rsid w:val="37B91C8D"/>
    <w:rsid w:val="37C933A9"/>
    <w:rsid w:val="37E781E6"/>
    <w:rsid w:val="380BF4A4"/>
    <w:rsid w:val="3862EE23"/>
    <w:rsid w:val="386E7CD1"/>
    <w:rsid w:val="38DD1D38"/>
    <w:rsid w:val="38E02571"/>
    <w:rsid w:val="38E9EED8"/>
    <w:rsid w:val="39696CCC"/>
    <w:rsid w:val="39DBD7D0"/>
    <w:rsid w:val="3A525C10"/>
    <w:rsid w:val="3A7F73E5"/>
    <w:rsid w:val="3B057546"/>
    <w:rsid w:val="3B102F6A"/>
    <w:rsid w:val="3B16E760"/>
    <w:rsid w:val="3B41AE7E"/>
    <w:rsid w:val="3B6D8C55"/>
    <w:rsid w:val="3B99BF44"/>
    <w:rsid w:val="3C368F3F"/>
    <w:rsid w:val="3C9C1AEC"/>
    <w:rsid w:val="3C9C524E"/>
    <w:rsid w:val="3CF84C4C"/>
    <w:rsid w:val="3CFB9C88"/>
    <w:rsid w:val="3CFE8448"/>
    <w:rsid w:val="3D32EFA9"/>
    <w:rsid w:val="3D633759"/>
    <w:rsid w:val="3D69A373"/>
    <w:rsid w:val="3DA38125"/>
    <w:rsid w:val="3DB54D74"/>
    <w:rsid w:val="3E6F391D"/>
    <w:rsid w:val="3EAD995C"/>
    <w:rsid w:val="3EDB34EA"/>
    <w:rsid w:val="3EE2AF47"/>
    <w:rsid w:val="3F7E1F98"/>
    <w:rsid w:val="3F9D9E2A"/>
    <w:rsid w:val="400A040D"/>
    <w:rsid w:val="407BE3E7"/>
    <w:rsid w:val="41270AD1"/>
    <w:rsid w:val="41574263"/>
    <w:rsid w:val="41C4C352"/>
    <w:rsid w:val="41C6F91A"/>
    <w:rsid w:val="41D8DB0B"/>
    <w:rsid w:val="4220921C"/>
    <w:rsid w:val="4289BB07"/>
    <w:rsid w:val="42B3280D"/>
    <w:rsid w:val="42B3A318"/>
    <w:rsid w:val="4301B6E4"/>
    <w:rsid w:val="430711E8"/>
    <w:rsid w:val="4322EDED"/>
    <w:rsid w:val="432F322D"/>
    <w:rsid w:val="4341B3D1"/>
    <w:rsid w:val="434C8BE7"/>
    <w:rsid w:val="4357D8EF"/>
    <w:rsid w:val="43A160C4"/>
    <w:rsid w:val="441AA2B1"/>
    <w:rsid w:val="442EF3E3"/>
    <w:rsid w:val="44526FFD"/>
    <w:rsid w:val="4475A5E9"/>
    <w:rsid w:val="44CA79CB"/>
    <w:rsid w:val="44D42D36"/>
    <w:rsid w:val="44D996CB"/>
    <w:rsid w:val="45929E0D"/>
    <w:rsid w:val="45AD34B6"/>
    <w:rsid w:val="45ED97BF"/>
    <w:rsid w:val="45EF9031"/>
    <w:rsid w:val="461404AE"/>
    <w:rsid w:val="46562F7A"/>
    <w:rsid w:val="468308CF"/>
    <w:rsid w:val="46BF6DB9"/>
    <w:rsid w:val="46F02CF0"/>
    <w:rsid w:val="46F88237"/>
    <w:rsid w:val="47259922"/>
    <w:rsid w:val="47F250AC"/>
    <w:rsid w:val="47FAA948"/>
    <w:rsid w:val="480ADDB9"/>
    <w:rsid w:val="48AE4CCB"/>
    <w:rsid w:val="48EE3041"/>
    <w:rsid w:val="490585F7"/>
    <w:rsid w:val="499994C8"/>
    <w:rsid w:val="4A0571EA"/>
    <w:rsid w:val="4A07EE28"/>
    <w:rsid w:val="4A46C9F0"/>
    <w:rsid w:val="4A7BAA82"/>
    <w:rsid w:val="4A9A7431"/>
    <w:rsid w:val="4AC02441"/>
    <w:rsid w:val="4AD6E111"/>
    <w:rsid w:val="4ADBBC69"/>
    <w:rsid w:val="4B316C03"/>
    <w:rsid w:val="4B40C4AA"/>
    <w:rsid w:val="4BB018AC"/>
    <w:rsid w:val="4BB93C52"/>
    <w:rsid w:val="4BBD4DEC"/>
    <w:rsid w:val="4C2A97F0"/>
    <w:rsid w:val="4C2D64F8"/>
    <w:rsid w:val="4C976EC0"/>
    <w:rsid w:val="4CAAFA09"/>
    <w:rsid w:val="4CAFB192"/>
    <w:rsid w:val="4CB0D5CB"/>
    <w:rsid w:val="4D1C3E32"/>
    <w:rsid w:val="4E2CA970"/>
    <w:rsid w:val="4E687A2F"/>
    <w:rsid w:val="4E9B9FA0"/>
    <w:rsid w:val="4EB91A2F"/>
    <w:rsid w:val="4ECD8854"/>
    <w:rsid w:val="4EF8108D"/>
    <w:rsid w:val="4F95F80C"/>
    <w:rsid w:val="4FAA5880"/>
    <w:rsid w:val="4FD3BAA6"/>
    <w:rsid w:val="508FA873"/>
    <w:rsid w:val="50EF7522"/>
    <w:rsid w:val="5121FCAE"/>
    <w:rsid w:val="513F1CAD"/>
    <w:rsid w:val="517BE876"/>
    <w:rsid w:val="519D5531"/>
    <w:rsid w:val="51C77EBA"/>
    <w:rsid w:val="523898F9"/>
    <w:rsid w:val="52A1D8DB"/>
    <w:rsid w:val="52B1D8FF"/>
    <w:rsid w:val="53110DA4"/>
    <w:rsid w:val="531674EC"/>
    <w:rsid w:val="53258802"/>
    <w:rsid w:val="5380FEC7"/>
    <w:rsid w:val="538A2D44"/>
    <w:rsid w:val="53B304E2"/>
    <w:rsid w:val="54375675"/>
    <w:rsid w:val="544697A6"/>
    <w:rsid w:val="5450E06B"/>
    <w:rsid w:val="552EB703"/>
    <w:rsid w:val="553A638F"/>
    <w:rsid w:val="55F53151"/>
    <w:rsid w:val="560B54DD"/>
    <w:rsid w:val="5647E696"/>
    <w:rsid w:val="56D42F9A"/>
    <w:rsid w:val="56DB8A74"/>
    <w:rsid w:val="56E6E702"/>
    <w:rsid w:val="56FBFCD0"/>
    <w:rsid w:val="573F1E0C"/>
    <w:rsid w:val="576C3F5A"/>
    <w:rsid w:val="57C895EA"/>
    <w:rsid w:val="5854AB37"/>
    <w:rsid w:val="586F64AD"/>
    <w:rsid w:val="5890909B"/>
    <w:rsid w:val="58973385"/>
    <w:rsid w:val="58D29D2C"/>
    <w:rsid w:val="592535D7"/>
    <w:rsid w:val="5927C667"/>
    <w:rsid w:val="59484D9F"/>
    <w:rsid w:val="5A17A5FF"/>
    <w:rsid w:val="5A21F378"/>
    <w:rsid w:val="5A24C055"/>
    <w:rsid w:val="5A9DAB92"/>
    <w:rsid w:val="5AD72CC0"/>
    <w:rsid w:val="5AF60353"/>
    <w:rsid w:val="5B53832B"/>
    <w:rsid w:val="5BBC8247"/>
    <w:rsid w:val="5BFAFD8B"/>
    <w:rsid w:val="5BFB32F7"/>
    <w:rsid w:val="5C473808"/>
    <w:rsid w:val="5C6DF216"/>
    <w:rsid w:val="5C748683"/>
    <w:rsid w:val="5CA5096A"/>
    <w:rsid w:val="5CDE6A57"/>
    <w:rsid w:val="5CF482FC"/>
    <w:rsid w:val="5D3F03F3"/>
    <w:rsid w:val="5D438F92"/>
    <w:rsid w:val="5E3B5206"/>
    <w:rsid w:val="5E532BE2"/>
    <w:rsid w:val="5F2F135E"/>
    <w:rsid w:val="5F4EE141"/>
    <w:rsid w:val="5F58D509"/>
    <w:rsid w:val="5F9563AA"/>
    <w:rsid w:val="5FB9B88F"/>
    <w:rsid w:val="5FFB9F6E"/>
    <w:rsid w:val="6034E257"/>
    <w:rsid w:val="60C43A90"/>
    <w:rsid w:val="60C84672"/>
    <w:rsid w:val="60D326DA"/>
    <w:rsid w:val="60E051D7"/>
    <w:rsid w:val="6120F3FD"/>
    <w:rsid w:val="61AD98FD"/>
    <w:rsid w:val="627158E5"/>
    <w:rsid w:val="62F48249"/>
    <w:rsid w:val="638471D4"/>
    <w:rsid w:val="6388407C"/>
    <w:rsid w:val="6390A93C"/>
    <w:rsid w:val="64095CE9"/>
    <w:rsid w:val="642662C5"/>
    <w:rsid w:val="645248D3"/>
    <w:rsid w:val="64531B52"/>
    <w:rsid w:val="6459C28A"/>
    <w:rsid w:val="64F1384C"/>
    <w:rsid w:val="6512FFC2"/>
    <w:rsid w:val="653E9E62"/>
    <w:rsid w:val="654764A9"/>
    <w:rsid w:val="656EE0F8"/>
    <w:rsid w:val="657C8595"/>
    <w:rsid w:val="65A42208"/>
    <w:rsid w:val="65A905E3"/>
    <w:rsid w:val="65D8E834"/>
    <w:rsid w:val="65F3DE0F"/>
    <w:rsid w:val="6601A2AB"/>
    <w:rsid w:val="66419A79"/>
    <w:rsid w:val="664EA388"/>
    <w:rsid w:val="66DC7713"/>
    <w:rsid w:val="67363A5B"/>
    <w:rsid w:val="678ADE28"/>
    <w:rsid w:val="67D88B62"/>
    <w:rsid w:val="67DC2DF8"/>
    <w:rsid w:val="67E91730"/>
    <w:rsid w:val="683B916F"/>
    <w:rsid w:val="6860DF68"/>
    <w:rsid w:val="690597CE"/>
    <w:rsid w:val="6906056B"/>
    <w:rsid w:val="6A2FDA16"/>
    <w:rsid w:val="6B11F4C2"/>
    <w:rsid w:val="6B1CAD37"/>
    <w:rsid w:val="6B291EF2"/>
    <w:rsid w:val="6BC9F665"/>
    <w:rsid w:val="6C133EFB"/>
    <w:rsid w:val="6CAF1A56"/>
    <w:rsid w:val="6CC44E1E"/>
    <w:rsid w:val="6CC466D8"/>
    <w:rsid w:val="6CE7A632"/>
    <w:rsid w:val="6D26E5AA"/>
    <w:rsid w:val="6D434764"/>
    <w:rsid w:val="6D8C3F5F"/>
    <w:rsid w:val="6DC051FD"/>
    <w:rsid w:val="6DD0E002"/>
    <w:rsid w:val="6DE12243"/>
    <w:rsid w:val="6E81CF1C"/>
    <w:rsid w:val="6E8A7193"/>
    <w:rsid w:val="6EA1B87E"/>
    <w:rsid w:val="6F521BA9"/>
    <w:rsid w:val="6F651D79"/>
    <w:rsid w:val="7002CE6C"/>
    <w:rsid w:val="703F3D3E"/>
    <w:rsid w:val="7049CD39"/>
    <w:rsid w:val="70B5512D"/>
    <w:rsid w:val="70F34D4C"/>
    <w:rsid w:val="711D5CE6"/>
    <w:rsid w:val="711F353A"/>
    <w:rsid w:val="715BD7D5"/>
    <w:rsid w:val="719F7112"/>
    <w:rsid w:val="71F639D2"/>
    <w:rsid w:val="71F91F74"/>
    <w:rsid w:val="72792F59"/>
    <w:rsid w:val="7284A53B"/>
    <w:rsid w:val="72C1B641"/>
    <w:rsid w:val="72E8D480"/>
    <w:rsid w:val="733C25E6"/>
    <w:rsid w:val="734A0052"/>
    <w:rsid w:val="73BED870"/>
    <w:rsid w:val="74097658"/>
    <w:rsid w:val="7415A913"/>
    <w:rsid w:val="74296225"/>
    <w:rsid w:val="75240868"/>
    <w:rsid w:val="7576CF13"/>
    <w:rsid w:val="7586F191"/>
    <w:rsid w:val="760E7F71"/>
    <w:rsid w:val="765B3828"/>
    <w:rsid w:val="76F1F207"/>
    <w:rsid w:val="7715475F"/>
    <w:rsid w:val="77944025"/>
    <w:rsid w:val="77DBE5BD"/>
    <w:rsid w:val="77E1A65F"/>
    <w:rsid w:val="787C7C59"/>
    <w:rsid w:val="78DF135A"/>
    <w:rsid w:val="793B914F"/>
    <w:rsid w:val="794A9B7D"/>
    <w:rsid w:val="794AEA61"/>
    <w:rsid w:val="7A092A85"/>
    <w:rsid w:val="7A26C603"/>
    <w:rsid w:val="7A3F3C27"/>
    <w:rsid w:val="7A8DB987"/>
    <w:rsid w:val="7B9804A2"/>
    <w:rsid w:val="7BCC6A08"/>
    <w:rsid w:val="7C02A969"/>
    <w:rsid w:val="7C1150D3"/>
    <w:rsid w:val="7C38D6CB"/>
    <w:rsid w:val="7C4C2880"/>
    <w:rsid w:val="7C520398"/>
    <w:rsid w:val="7CAB4FEA"/>
    <w:rsid w:val="7CEEAD7E"/>
    <w:rsid w:val="7D16B04A"/>
    <w:rsid w:val="7D236C55"/>
    <w:rsid w:val="7D31F779"/>
    <w:rsid w:val="7D493BBE"/>
    <w:rsid w:val="7D896946"/>
    <w:rsid w:val="7DC50012"/>
    <w:rsid w:val="7E696644"/>
    <w:rsid w:val="7E7B7E61"/>
    <w:rsid w:val="7EA46EAA"/>
    <w:rsid w:val="7EC05899"/>
    <w:rsid w:val="7EE8FAB6"/>
    <w:rsid w:val="7F1E86EB"/>
    <w:rsid w:val="7F2B89C2"/>
    <w:rsid w:val="7F64C4C5"/>
    <w:rsid w:val="7F893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143D9D"/>
  <w15:chartTrackingRefBased/>
  <w15:docId w15:val="{AAEB3FA3-BA64-4E74-AD24-E29585110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4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4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4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4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4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4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4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4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4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4DC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8604DC"/>
  </w:style>
  <w:style w:type="character" w:customStyle="1" w:styleId="eop">
    <w:name w:val="eop"/>
    <w:basedOn w:val="DefaultParagraphFont"/>
    <w:rsid w:val="008604DC"/>
  </w:style>
  <w:style w:type="character" w:styleId="CommentReference">
    <w:name w:val="annotation reference"/>
    <w:basedOn w:val="DefaultParagraphFont"/>
    <w:uiPriority w:val="99"/>
    <w:semiHidden/>
    <w:unhideWhenUsed/>
    <w:rsid w:val="008604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604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604D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04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04DC"/>
    <w:rPr>
      <w:b/>
      <w:bCs/>
      <w:sz w:val="20"/>
      <w:szCs w:val="20"/>
    </w:rPr>
  </w:style>
  <w:style w:type="paragraph" w:customStyle="1" w:styleId="paragraph">
    <w:name w:val="paragraph"/>
    <w:basedOn w:val="Normal"/>
    <w:rsid w:val="00860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EE0F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0F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0BED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2614C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pew.org/en/projects/archived-projects/data-as-a-strategic-asset" TargetMode="External"/><Relationship Id="rId18" Type="http://schemas.openxmlformats.org/officeDocument/2006/relationships/hyperlink" Target="https://www.pnas.org/doi/full/10.1073/pnas.2003714117" TargetMode="External"/><Relationship Id="rId26" Type="http://schemas.openxmlformats.org/officeDocument/2006/relationships/hyperlink" Target="https://www.sevendaysvt.com/news/waysandmeans/vermonts-outdated-tech-can-leave-lawmakers-in-the-dark/" TargetMode="External"/><Relationship Id="rId21" Type="http://schemas.openxmlformats.org/officeDocument/2006/relationships/hyperlink" Target="https://www.census.gov/newsroom/blogs/random-samplings/2023/06/federal-funding-distribution.html" TargetMode="External"/><Relationship Id="rId34" Type="http://schemas.openxmlformats.org/officeDocument/2006/relationships/hyperlink" Target="https://www.ruralhealth.us/blogs/2025/04/critical-condition-how-medicaid-cuts-would-reshape-rural-health-care-landscapes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www.urban.org/urban-wire/when-federal-data-disappear-so-does-ability-make-effective-policy" TargetMode="External"/><Relationship Id="rId17" Type="http://schemas.openxmlformats.org/officeDocument/2006/relationships/hyperlink" Target="https://headwaterseconomics.org/economic-development/equity/rural-capacity-map/" TargetMode="External"/><Relationship Id="rId25" Type="http://schemas.openxmlformats.org/officeDocument/2006/relationships/hyperlink" Target="https://www.sevendaysvt.com/news/waysandmeans/vermonts-outdated-tech-can-leave-lawmakers-in-the-dark/" TargetMode="External"/><Relationship Id="rId33" Type="http://schemas.openxmlformats.org/officeDocument/2006/relationships/hyperlink" Target="https://ruralorganizing.org/blog/new-memo-the-federal-budget-and-its-effects-on-rural-communities/" TargetMode="Externa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urban.org/urban-wire/rural-communities-arent-immune-census-undercount-heres-how-they-can-prepare-2020" TargetMode="External"/><Relationship Id="rId20" Type="http://schemas.openxmlformats.org/officeDocument/2006/relationships/hyperlink" Target="https://www.census.gov/acs/www/methodology/sample-size-and-data-quality/response-rates/" TargetMode="External"/><Relationship Id="rId29" Type="http://schemas.openxmlformats.org/officeDocument/2006/relationships/hyperlink" Target="https://bipartisanpolicy.org/explainer/how-state-data-systems-shape-federal-statistics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kaxe.org/rural-news/2023-10-26/study-rural-communities-still-at-disadvantage-when-competing-for-govt-grants" TargetMode="External"/><Relationship Id="rId24" Type="http://schemas.openxmlformats.org/officeDocument/2006/relationships/hyperlink" Target="https://legislature.vermont.gov/assets/Legislative-Reports/ADS-2026-Annual-Report_Final.pdf" TargetMode="External"/><Relationship Id="rId32" Type="http://schemas.openxmlformats.org/officeDocument/2006/relationships/hyperlink" Target="https://www.urban.org/urban-wire/how-improve-evidence-drive-rural-policy-and-investments" TargetMode="External"/><Relationship Id="rId37" Type="http://schemas.microsoft.com/office/2011/relationships/people" Target="people.xml"/><Relationship Id="rId5" Type="http://schemas.openxmlformats.org/officeDocument/2006/relationships/styles" Target="styles.xml"/><Relationship Id="rId15" Type="http://schemas.openxmlformats.org/officeDocument/2006/relationships/hyperlink" Target="https://beeckcenter.georgetown.edu/navigating-the-intersection-of-data-sharing-open-data-and-privacy/" TargetMode="External"/><Relationship Id="rId23" Type="http://schemas.openxmlformats.org/officeDocument/2006/relationships/hyperlink" Target="https://www.sevendaysvt.com/news/waysandmeans/vermonts-outdated-tech-can-leave-lawmakers-in-the-dark/" TargetMode="External"/><Relationship Id="rId28" Type="http://schemas.openxmlformats.org/officeDocument/2006/relationships/hyperlink" Target="https://beeckcenter.georgetown.edu/navigating-the-intersection-of-data-sharing-open-data-and-privacy/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ruralinnovation.us/press-releases/rural-americas-public-investment-gap/" TargetMode="External"/><Relationship Id="rId19" Type="http://schemas.openxmlformats.org/officeDocument/2006/relationships/hyperlink" Target="https://www.census.gov/acs/www/methodology/sample-size-and-data-quality/response-rates/" TargetMode="External"/><Relationship Id="rId31" Type="http://schemas.openxmlformats.org/officeDocument/2006/relationships/hyperlink" Target="https://ruralinnovation.us/press-releases/rural-americas-public-investment-gap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census.gov/acs/www/methodology/sample-size-and-data-quality/response-rates/" TargetMode="External"/><Relationship Id="rId14" Type="http://schemas.openxmlformats.org/officeDocument/2006/relationships/hyperlink" Target="https://beeckcenter.georgetown.edu/navigating-the-intersection-of-data-sharing-open-data-and-privacy/" TargetMode="External"/><Relationship Id="rId22" Type="http://schemas.openxmlformats.org/officeDocument/2006/relationships/hyperlink" Target="https://www.nascio.org/wp-content/uploads/2024/09/NASCIO_2024-State-CIO-Survey_a11y-1.pdf" TargetMode="External"/><Relationship Id="rId27" Type="http://schemas.openxmlformats.org/officeDocument/2006/relationships/hyperlink" Target="https://www.sevendaysvt.com/news/waysandmeans/vermonts-outdated-tech-can-leave-lawmakers-in-the-dark/" TargetMode="External"/><Relationship Id="rId30" Type="http://schemas.openxmlformats.org/officeDocument/2006/relationships/hyperlink" Target="https://outside.vermont.gov/agency/ACCD/ACCD_Web_Docs/CD/CPR/Current%20Initiatives/DHCD-UVM-VERTA-2025-FINALREPORT.pdf?_gl=1*211l0t*_ga*ODY1MDg0MTYyLjE3MzgxMDYyMzg.*_ga_V9WQH77KLW*czE3ODQ2NTgxMzMkbzEwMCRnMSR0MTc4NDY1ODE2NyRqMjYkbDAkaDA." TargetMode="External"/><Relationship Id="rId35" Type="http://schemas.openxmlformats.org/officeDocument/2006/relationships/hyperlink" Target="https://www.sevendaysvt.com/news/waysandmeans/vermonts-outdated-tech-can-leave-lawmakers-in-the-dark/" TargetMode="External"/><Relationship Id="rId8" Type="http://schemas.openxmlformats.org/officeDocument/2006/relationships/hyperlink" Target="https://www.urban.org/urban-wire/rural-communities-arent-immune-census-undercount-heres-how-they-can-prepare-2020" TargetMode="Externa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5BBCE3603955499897E1A76B67CA12" ma:contentTypeVersion="7" ma:contentTypeDescription="Create a new document." ma:contentTypeScope="" ma:versionID="e92c07e382acb3a35ddf55f81c9128fc">
  <xsd:schema xmlns:xsd="http://www.w3.org/2001/XMLSchema" xmlns:xs="http://www.w3.org/2001/XMLSchema" xmlns:p="http://schemas.microsoft.com/office/2006/metadata/properties" xmlns:ns2="e81ebbbc-e417-4706-bf23-bae368a941d5" targetNamespace="http://schemas.microsoft.com/office/2006/metadata/properties" ma:root="true" ma:fieldsID="ded22c843f5fa802b8e9c6f22918c4dc" ns2:_="">
    <xsd:import namespace="e81ebbbc-e417-4706-bf23-bae368a941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1ebbbc-e417-4706-bf23-bae368a941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ED6A270-3049-4C98-842E-1C113D98492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9DC6ABC-1A06-4DE7-B605-285F1F34FB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1ebbbc-e417-4706-bf23-bae368a941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754B1A-7056-460F-80A3-51AC432B1DF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Spett (she/her)</dc:creator>
  <cp:keywords/>
  <dc:description/>
  <cp:lastModifiedBy>Braden Lynn</cp:lastModifiedBy>
  <cp:revision>25</cp:revision>
  <dcterms:created xsi:type="dcterms:W3CDTF">2026-07-20T05:17:00Z</dcterms:created>
  <dcterms:modified xsi:type="dcterms:W3CDTF">2026-09-15T14:18:00Z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0x010100655BBCE3603955499897E1A76B67CA12</vt:lpwstr>
  </property>
</Properties>
</file>